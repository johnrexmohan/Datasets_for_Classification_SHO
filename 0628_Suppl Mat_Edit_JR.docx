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81B" w:rsidRDefault="002E281B" w:rsidP="000D0E65">
      <w:pPr>
        <w:pStyle w:val="Title1"/>
        <w:spacing w:line="480" w:lineRule="auto"/>
        <w:ind w:left="90" w:right="90"/>
        <w:jc w:val="both"/>
      </w:pPr>
      <w:r w:rsidRPr="009C475F">
        <w:t>Classification tasks using input driven nonlinear magnetization d</w:t>
      </w:r>
      <w:r>
        <w:t>ynamics in spin Hall oscillator</w:t>
      </w:r>
    </w:p>
    <w:p w:rsidR="002E281B" w:rsidRPr="003F01A6" w:rsidRDefault="002E281B" w:rsidP="000D0E65">
      <w:pPr>
        <w:pStyle w:val="HTMLPreformatted"/>
        <w:spacing w:line="276" w:lineRule="auto"/>
        <w:ind w:left="90" w:right="90"/>
        <w:jc w:val="both"/>
        <w:rPr>
          <w:rFonts w:ascii="Times New Roman" w:hAnsi="Times New Roman" w:cs="Times New Roman"/>
          <w:bCs/>
          <w:sz w:val="22"/>
        </w:rPr>
      </w:pPr>
      <w:r w:rsidRPr="003F01A6">
        <w:rPr>
          <w:rFonts w:ascii="Times New Roman" w:hAnsi="Times New Roman" w:cs="Times New Roman"/>
          <w:sz w:val="22"/>
        </w:rPr>
        <w:t>John Rex Mohan</w:t>
      </w:r>
      <w:r w:rsidRPr="003F01A6">
        <w:rPr>
          <w:rFonts w:ascii="Times New Roman" w:hAnsi="Times New Roman" w:cs="Times New Roman"/>
          <w:sz w:val="22"/>
          <w:vertAlign w:val="superscript"/>
        </w:rPr>
        <w:t>1</w:t>
      </w:r>
      <w:r w:rsidRPr="003F01A6">
        <w:rPr>
          <w:rFonts w:ascii="Times New Roman" w:hAnsi="Times New Roman" w:cs="Times New Roman"/>
          <w:sz w:val="22"/>
        </w:rPr>
        <w:t>, Arun Jacob Mathew</w:t>
      </w:r>
      <w:r w:rsidRPr="003F01A6">
        <w:rPr>
          <w:rFonts w:ascii="Times New Roman" w:hAnsi="Times New Roman" w:cs="Times New Roman"/>
          <w:sz w:val="22"/>
          <w:vertAlign w:val="superscript"/>
        </w:rPr>
        <w:t>1</w:t>
      </w:r>
      <w:r w:rsidRPr="003F01A6">
        <w:rPr>
          <w:rFonts w:ascii="Times New Roman" w:hAnsi="Times New Roman" w:cs="Times New Roman"/>
          <w:sz w:val="22"/>
        </w:rPr>
        <w:t>, Kazuma Nishimura</w:t>
      </w:r>
      <w:r w:rsidRPr="003F01A6">
        <w:rPr>
          <w:rFonts w:ascii="Times New Roman" w:hAnsi="Times New Roman" w:cs="Times New Roman"/>
          <w:sz w:val="22"/>
          <w:vertAlign w:val="superscript"/>
        </w:rPr>
        <w:t>1</w:t>
      </w:r>
      <w:r w:rsidRPr="003F01A6">
        <w:rPr>
          <w:rFonts w:ascii="Times New Roman" w:hAnsi="Times New Roman" w:cs="Times New Roman"/>
          <w:sz w:val="22"/>
        </w:rPr>
        <w:t>, Ruoyan Feng</w:t>
      </w:r>
      <w:r w:rsidRPr="003F01A6">
        <w:rPr>
          <w:rFonts w:ascii="Times New Roman" w:hAnsi="Times New Roman" w:cs="Times New Roman"/>
          <w:sz w:val="22"/>
          <w:vertAlign w:val="superscript"/>
        </w:rPr>
        <w:t>1</w:t>
      </w:r>
      <w:r w:rsidRPr="003F01A6">
        <w:rPr>
          <w:rFonts w:ascii="Times New Roman" w:hAnsi="Times New Roman" w:cs="Times New Roman"/>
          <w:sz w:val="22"/>
        </w:rPr>
        <w:t>, Rohit Medwal</w:t>
      </w:r>
      <w:r w:rsidRPr="003F01A6">
        <w:rPr>
          <w:rFonts w:ascii="Times New Roman" w:hAnsi="Times New Roman" w:cs="Times New Roman"/>
          <w:sz w:val="22"/>
          <w:szCs w:val="22"/>
          <w:vertAlign w:val="superscript"/>
        </w:rPr>
        <w:t>3</w:t>
      </w:r>
      <w:r w:rsidRPr="003F01A6">
        <w:rPr>
          <w:rFonts w:ascii="Times New Roman" w:hAnsi="Times New Roman" w:cs="Times New Roman"/>
          <w:sz w:val="22"/>
          <w:szCs w:val="22"/>
        </w:rPr>
        <w:t>, Surbhi Gupta</w:t>
      </w:r>
      <w:r w:rsidRPr="003F01A6">
        <w:rPr>
          <w:rFonts w:ascii="Times New Roman" w:hAnsi="Times New Roman" w:cs="Times New Roman"/>
          <w:sz w:val="22"/>
          <w:vertAlign w:val="superscript"/>
        </w:rPr>
        <w:t>3</w:t>
      </w:r>
      <w:r w:rsidRPr="003F01A6">
        <w:rPr>
          <w:rFonts w:ascii="Times New Roman" w:hAnsi="Times New Roman" w:cs="Times New Roman"/>
          <w:sz w:val="22"/>
        </w:rPr>
        <w:t>,</w:t>
      </w:r>
      <w:r w:rsidRPr="003F01A6">
        <w:rPr>
          <w:rFonts w:ascii="Times New Roman" w:hAnsi="Times New Roman" w:cs="Times New Roman"/>
          <w:sz w:val="22"/>
          <w:szCs w:val="22"/>
        </w:rPr>
        <w:t xml:space="preserve"> Rajdeep Singh Rawat</w:t>
      </w:r>
      <w:r w:rsidRPr="003F01A6">
        <w:rPr>
          <w:rFonts w:ascii="Times New Roman" w:hAnsi="Times New Roman" w:cs="Times New Roman"/>
          <w:sz w:val="22"/>
          <w:vertAlign w:val="superscript"/>
        </w:rPr>
        <w:t>3</w:t>
      </w:r>
      <w:r w:rsidRPr="003F01A6">
        <w:rPr>
          <w:rFonts w:ascii="Times New Roman" w:hAnsi="Times New Roman" w:cs="Times New Roman"/>
          <w:sz w:val="22"/>
        </w:rPr>
        <w:t xml:space="preserve"> and Yasuhiro Fukuma</w:t>
      </w:r>
      <w:r w:rsidRPr="003F01A6">
        <w:rPr>
          <w:rFonts w:ascii="Times New Roman" w:hAnsi="Times New Roman" w:cs="Times New Roman"/>
          <w:sz w:val="22"/>
          <w:vertAlign w:val="superscript"/>
        </w:rPr>
        <w:t>1,2</w:t>
      </w:r>
      <w:r w:rsidRPr="003F01A6">
        <w:rPr>
          <w:rFonts w:ascii="Times New Roman" w:hAnsi="Times New Roman" w:cs="Times New Roman"/>
          <w:sz w:val="22"/>
          <w:szCs w:val="22"/>
          <w:vertAlign w:val="superscript"/>
        </w:rPr>
        <w:t>*</w:t>
      </w:r>
    </w:p>
    <w:p w:rsidR="002E281B" w:rsidRPr="003F01A6" w:rsidRDefault="002E281B" w:rsidP="000D0E65">
      <w:pPr>
        <w:ind w:left="90" w:right="90"/>
        <w:rPr>
          <w:lang w:val="pl-PL"/>
        </w:rPr>
      </w:pPr>
    </w:p>
    <w:p w:rsidR="002E281B" w:rsidRPr="002E281B" w:rsidRDefault="002E281B" w:rsidP="006F222C">
      <w:pPr>
        <w:tabs>
          <w:tab w:val="left" w:pos="360"/>
          <w:tab w:val="left" w:pos="450"/>
        </w:tabs>
        <w:adjustRightInd w:val="0"/>
        <w:snapToGrid w:val="0"/>
        <w:ind w:left="360" w:right="90" w:hanging="90"/>
        <w:rPr>
          <w:bCs/>
          <w:sz w:val="22"/>
          <w:szCs w:val="22"/>
          <w:lang w:val="pl-PL"/>
        </w:rPr>
      </w:pPr>
      <w:r w:rsidRPr="002E281B">
        <w:rPr>
          <w:bCs/>
          <w:sz w:val="22"/>
          <w:szCs w:val="22"/>
          <w:vertAlign w:val="superscript"/>
          <w:lang w:val="pl-PL"/>
        </w:rPr>
        <w:t>1</w:t>
      </w:r>
      <w:r w:rsidRPr="002E281B">
        <w:rPr>
          <w:bCs/>
          <w:sz w:val="22"/>
          <w:szCs w:val="22"/>
          <w:lang w:val="pl-PL"/>
        </w:rPr>
        <w:t xml:space="preserve">Department of Physics and Information Technology, Faculty of Computer Science and System </w:t>
      </w:r>
      <w:r w:rsidR="008078FF">
        <w:rPr>
          <w:bCs/>
          <w:sz w:val="22"/>
          <w:szCs w:val="22"/>
          <w:lang w:val="pl-PL"/>
        </w:rPr>
        <w:t xml:space="preserve"> </w:t>
      </w:r>
      <w:r w:rsidRPr="002E281B">
        <w:rPr>
          <w:bCs/>
          <w:sz w:val="22"/>
          <w:szCs w:val="22"/>
          <w:lang w:val="pl-PL"/>
        </w:rPr>
        <w:t>Engineering, Kyushu Institute of Technology, Iizuka 820-8502, Japan</w:t>
      </w:r>
    </w:p>
    <w:p w:rsidR="002E281B" w:rsidRPr="002E281B" w:rsidRDefault="002E281B" w:rsidP="006F222C">
      <w:pPr>
        <w:tabs>
          <w:tab w:val="left" w:pos="360"/>
          <w:tab w:val="left" w:pos="450"/>
        </w:tabs>
        <w:adjustRightInd w:val="0"/>
        <w:snapToGrid w:val="0"/>
        <w:ind w:left="360" w:right="90" w:hanging="90"/>
        <w:rPr>
          <w:bCs/>
          <w:sz w:val="22"/>
          <w:szCs w:val="22"/>
          <w:lang w:val="pl-PL"/>
        </w:rPr>
      </w:pPr>
      <w:r w:rsidRPr="002E281B">
        <w:rPr>
          <w:bCs/>
          <w:sz w:val="22"/>
          <w:szCs w:val="22"/>
          <w:vertAlign w:val="superscript"/>
          <w:lang w:val="pl-PL"/>
        </w:rPr>
        <w:t>2</w:t>
      </w:r>
      <w:r w:rsidRPr="002E281B">
        <w:rPr>
          <w:bCs/>
          <w:sz w:val="22"/>
          <w:szCs w:val="22"/>
          <w:lang w:val="pl-PL"/>
        </w:rPr>
        <w:t>Research Center for Neuromorphic AI hardware, Kyushu Institute of Technology, Kitakyushu 808-0916, Japan</w:t>
      </w:r>
    </w:p>
    <w:p w:rsidR="002E281B" w:rsidRDefault="002E281B" w:rsidP="006F222C">
      <w:pPr>
        <w:tabs>
          <w:tab w:val="left" w:pos="360"/>
          <w:tab w:val="left" w:pos="450"/>
        </w:tabs>
        <w:adjustRightInd w:val="0"/>
        <w:snapToGrid w:val="0"/>
        <w:ind w:left="360" w:right="90" w:hanging="90"/>
        <w:rPr>
          <w:bCs/>
          <w:sz w:val="22"/>
          <w:szCs w:val="22"/>
          <w:lang w:val="pl-PL"/>
        </w:rPr>
      </w:pPr>
      <w:r w:rsidRPr="002E281B">
        <w:rPr>
          <w:bCs/>
          <w:sz w:val="22"/>
          <w:szCs w:val="22"/>
          <w:vertAlign w:val="superscript"/>
          <w:lang w:val="pl-PL"/>
        </w:rPr>
        <w:t>3</w:t>
      </w:r>
      <w:r w:rsidRPr="002E281B">
        <w:rPr>
          <w:bCs/>
          <w:sz w:val="22"/>
          <w:szCs w:val="22"/>
          <w:lang w:val="pl-PL"/>
        </w:rPr>
        <w:t xml:space="preserve">Natural Sciences and Science Education, National Institute of Education, Nanyang Technological University 637617, Singapore </w:t>
      </w:r>
    </w:p>
    <w:p w:rsidR="002E281B" w:rsidRPr="002E281B" w:rsidRDefault="002E281B" w:rsidP="000D0E65">
      <w:pPr>
        <w:adjustRightInd w:val="0"/>
        <w:snapToGrid w:val="0"/>
        <w:ind w:left="90" w:right="90"/>
        <w:rPr>
          <w:bCs/>
          <w:sz w:val="22"/>
          <w:szCs w:val="22"/>
          <w:lang w:val="pl-PL"/>
        </w:rPr>
      </w:pPr>
    </w:p>
    <w:p w:rsidR="002E281B" w:rsidRPr="003F01A6" w:rsidRDefault="002E281B" w:rsidP="000D0E65">
      <w:pPr>
        <w:adjustRightInd w:val="0"/>
        <w:snapToGrid w:val="0"/>
        <w:spacing w:line="480" w:lineRule="auto"/>
        <w:ind w:left="90" w:right="90"/>
        <w:rPr>
          <w:bCs/>
          <w:lang w:val="pl-PL"/>
        </w:rPr>
      </w:pPr>
      <w:r w:rsidRPr="003F01A6">
        <w:rPr>
          <w:bCs/>
          <w:lang w:val="pl-PL"/>
        </w:rPr>
        <w:t xml:space="preserve">*e-mail: </w:t>
      </w:r>
      <w:hyperlink r:id="rId7" w:history="1">
        <w:r w:rsidRPr="003F01A6">
          <w:rPr>
            <w:rStyle w:val="Hyperlink"/>
            <w:bCs/>
            <w:lang w:val="pl-PL"/>
          </w:rPr>
          <w:t>fukuma@phys.kyutech.ac.jp</w:t>
        </w:r>
      </w:hyperlink>
    </w:p>
    <w:p w:rsidR="002E281B" w:rsidRPr="009C475F" w:rsidRDefault="002E281B" w:rsidP="000D0E65">
      <w:pPr>
        <w:pStyle w:val="Title2"/>
        <w:spacing w:line="360" w:lineRule="auto"/>
        <w:ind w:left="90" w:right="90"/>
        <w:rPr>
          <w:b w:val="0"/>
          <w:sz w:val="32"/>
          <w:szCs w:val="32"/>
        </w:rPr>
      </w:pPr>
      <w:r w:rsidRPr="009C475F">
        <w:rPr>
          <w:b w:val="0"/>
          <w:sz w:val="32"/>
          <w:szCs w:val="32"/>
        </w:rPr>
        <w:t xml:space="preserve">Supporting </w:t>
      </w:r>
      <w:r w:rsidR="00762C6B">
        <w:rPr>
          <w:b w:val="0"/>
          <w:sz w:val="32"/>
          <w:szCs w:val="32"/>
        </w:rPr>
        <w:t>Materials</w:t>
      </w:r>
      <w:r w:rsidRPr="009C475F">
        <w:rPr>
          <w:b w:val="0"/>
          <w:sz w:val="32"/>
          <w:szCs w:val="32"/>
        </w:rPr>
        <w:t xml:space="preserve"> </w:t>
      </w:r>
    </w:p>
    <w:p w:rsidR="002E281B" w:rsidRPr="008078FF" w:rsidRDefault="002E281B" w:rsidP="008078FF">
      <w:pPr>
        <w:pStyle w:val="Tableofcontents"/>
      </w:pPr>
      <w:r w:rsidRPr="008078FF">
        <w:t>Supplementary</w:t>
      </w:r>
      <w:r w:rsidR="00762C6B">
        <w:t xml:space="preserve"> material </w:t>
      </w:r>
      <w:r w:rsidR="00BA5538">
        <w:t>1</w:t>
      </w:r>
    </w:p>
    <w:p w:rsidR="002E281B" w:rsidRPr="006F222C" w:rsidRDefault="002E281B" w:rsidP="008078FF">
      <w:pPr>
        <w:pStyle w:val="Tableofcontents"/>
        <w:rPr>
          <w:b w:val="0"/>
        </w:rPr>
      </w:pPr>
      <w:r w:rsidRPr="006F222C">
        <w:rPr>
          <w:b w:val="0"/>
        </w:rPr>
        <w:t xml:space="preserve">Ferromagnetic resonance. </w:t>
      </w:r>
    </w:p>
    <w:p w:rsidR="002E281B" w:rsidRPr="006F222C" w:rsidRDefault="002E281B" w:rsidP="008078FF">
      <w:pPr>
        <w:pStyle w:val="Tableofcontents"/>
        <w:rPr>
          <w:b w:val="0"/>
        </w:rPr>
      </w:pPr>
    </w:p>
    <w:p w:rsidR="002E281B" w:rsidRPr="002E281B" w:rsidRDefault="002E281B" w:rsidP="000D0E65">
      <w:pPr>
        <w:ind w:left="90" w:right="90"/>
        <w:jc w:val="both"/>
        <w:rPr>
          <w:b/>
          <w:bCs/>
          <w:lang w:eastAsia="x-none"/>
        </w:rPr>
      </w:pPr>
      <w:r w:rsidRPr="002E281B">
        <w:rPr>
          <w:b/>
          <w:bCs/>
        </w:rPr>
        <w:t>Supplementary</w:t>
      </w:r>
      <w:r w:rsidRPr="00762C6B">
        <w:rPr>
          <w:b/>
          <w:bCs/>
        </w:rPr>
        <w:t xml:space="preserve"> </w:t>
      </w:r>
      <w:r w:rsidR="00762C6B" w:rsidRPr="00762C6B">
        <w:rPr>
          <w:b/>
        </w:rPr>
        <w:t>material</w:t>
      </w:r>
      <w:r w:rsidRPr="00762C6B">
        <w:rPr>
          <w:b/>
          <w:bCs/>
          <w:lang w:eastAsia="x-none"/>
        </w:rPr>
        <w:t xml:space="preserve"> </w:t>
      </w:r>
      <w:r w:rsidR="00BA5538">
        <w:rPr>
          <w:b/>
          <w:bCs/>
          <w:lang w:eastAsia="x-none"/>
        </w:rPr>
        <w:t>2</w:t>
      </w:r>
    </w:p>
    <w:p w:rsidR="002E281B" w:rsidRDefault="002E281B" w:rsidP="000D0E65">
      <w:pPr>
        <w:ind w:left="90" w:right="90"/>
        <w:jc w:val="both"/>
        <w:rPr>
          <w:lang w:eastAsia="x-none"/>
        </w:rPr>
      </w:pPr>
      <w:r w:rsidRPr="001A49C2">
        <w:rPr>
          <w:lang w:eastAsia="x-none"/>
        </w:rPr>
        <w:t>Investigation of magnetization dynamics and 4-bit digit pattern separation on regular pulse</w:t>
      </w:r>
      <w:r>
        <w:rPr>
          <w:lang w:eastAsia="x-none"/>
        </w:rPr>
        <w:t xml:space="preserve"> scheme</w:t>
      </w:r>
      <w:r w:rsidRPr="001A49C2">
        <w:rPr>
          <w:lang w:eastAsia="x-none"/>
        </w:rPr>
        <w:t xml:space="preserve"> with I</w:t>
      </w:r>
      <w:r w:rsidRPr="001A49C2">
        <w:rPr>
          <w:vertAlign w:val="subscript"/>
          <w:lang w:eastAsia="x-none"/>
        </w:rPr>
        <w:t xml:space="preserve">0 </w:t>
      </w:r>
      <w:r w:rsidRPr="001A49C2">
        <w:rPr>
          <w:lang w:eastAsia="x-none"/>
        </w:rPr>
        <w:t>= 0, I</w:t>
      </w:r>
      <w:r w:rsidRPr="001A49C2">
        <w:rPr>
          <w:vertAlign w:val="subscript"/>
          <w:lang w:eastAsia="x-none"/>
        </w:rPr>
        <w:t xml:space="preserve">1 </w:t>
      </w:r>
      <w:r w:rsidRPr="001A49C2">
        <w:rPr>
          <w:lang w:eastAsia="x-none"/>
        </w:rPr>
        <w:t xml:space="preserve">= </w:t>
      </w:r>
      <w:r>
        <w:rPr>
          <w:lang w:eastAsia="x-none"/>
        </w:rPr>
        <w:t>4.0</w:t>
      </w:r>
      <w:r w:rsidRPr="001A49C2">
        <w:rPr>
          <w:lang w:eastAsia="x-none"/>
        </w:rPr>
        <w:t xml:space="preserve"> </w:t>
      </w:r>
      <w:r>
        <w:rPr>
          <w:lang w:eastAsia="x-none"/>
        </w:rPr>
        <w:t xml:space="preserve">&amp; 6.0 </w:t>
      </w:r>
      <w:r w:rsidRPr="001A49C2">
        <w:rPr>
          <w:lang w:eastAsia="x-none"/>
        </w:rPr>
        <w:t xml:space="preserve">mA, ∆t = 4 ns, </w:t>
      </w:r>
      <w:r w:rsidRPr="001A49C2">
        <w:rPr>
          <w:rFonts w:ascii="Symbol" w:hAnsi="Symbol"/>
          <w:lang w:eastAsia="x-none"/>
        </w:rPr>
        <w:t></w:t>
      </w:r>
      <w:r w:rsidRPr="001A49C2">
        <w:rPr>
          <w:rFonts w:ascii="Symbol" w:hAnsi="Symbol"/>
          <w:lang w:eastAsia="x-none"/>
        </w:rPr>
        <w:t></w:t>
      </w:r>
      <w:r w:rsidRPr="001A49C2">
        <w:rPr>
          <w:lang w:eastAsia="x-none"/>
        </w:rPr>
        <w:t xml:space="preserve">= </w:t>
      </w:r>
      <w:r>
        <w:rPr>
          <w:lang w:eastAsia="x-none"/>
        </w:rPr>
        <w:t>3</w:t>
      </w:r>
      <w:r w:rsidRPr="001A49C2">
        <w:rPr>
          <w:lang w:eastAsia="x-none"/>
        </w:rPr>
        <w:t xml:space="preserve"> ns.</w:t>
      </w:r>
    </w:p>
    <w:p w:rsidR="002E281B" w:rsidRPr="001A49C2" w:rsidRDefault="002E281B" w:rsidP="000D0E65">
      <w:pPr>
        <w:ind w:left="90" w:right="90"/>
        <w:jc w:val="both"/>
        <w:rPr>
          <w:lang w:eastAsia="x-none"/>
        </w:rPr>
      </w:pPr>
    </w:p>
    <w:p w:rsidR="002E281B" w:rsidRPr="00762C6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w:t>
      </w:r>
      <w:r w:rsidR="00BA5538">
        <w:rPr>
          <w:b/>
          <w:bCs/>
          <w:lang w:eastAsia="x-none"/>
        </w:rPr>
        <w:t>3</w:t>
      </w:r>
    </w:p>
    <w:p w:rsidR="002E281B" w:rsidRDefault="002E281B" w:rsidP="000D0E65">
      <w:pPr>
        <w:ind w:left="90" w:right="90"/>
        <w:jc w:val="both"/>
        <w:rPr>
          <w:lang w:eastAsia="x-none"/>
        </w:rPr>
      </w:pPr>
      <w:r w:rsidRPr="001A49C2">
        <w:rPr>
          <w:lang w:eastAsia="x-none"/>
        </w:rPr>
        <w:t xml:space="preserve">Investigation of magnetization dynamics and 4-bit digit pattern separation on </w:t>
      </w:r>
      <w:r>
        <w:rPr>
          <w:lang w:eastAsia="x-none"/>
        </w:rPr>
        <w:t>regular</w:t>
      </w:r>
      <w:r w:rsidRPr="001A49C2">
        <w:rPr>
          <w:lang w:eastAsia="x-none"/>
        </w:rPr>
        <w:t xml:space="preserve"> pulse scheme with</w:t>
      </w:r>
      <w:r>
        <w:t xml:space="preserve"> </w:t>
      </w:r>
      <w:r w:rsidRPr="001A49C2">
        <w:rPr>
          <w:lang w:eastAsia="x-none"/>
        </w:rPr>
        <w:t>I</w:t>
      </w:r>
      <w:r w:rsidRPr="001A49C2">
        <w:rPr>
          <w:vertAlign w:val="subscript"/>
          <w:lang w:eastAsia="x-none"/>
        </w:rPr>
        <w:t xml:space="preserve">0 </w:t>
      </w:r>
      <w:r w:rsidRPr="001A49C2">
        <w:rPr>
          <w:lang w:eastAsia="x-none"/>
        </w:rPr>
        <w:t xml:space="preserve">= </w:t>
      </w:r>
      <w:r>
        <w:rPr>
          <w:lang w:eastAsia="x-none"/>
        </w:rPr>
        <w:t>0</w:t>
      </w:r>
      <w:r w:rsidRPr="001A49C2">
        <w:rPr>
          <w:lang w:eastAsia="x-none"/>
        </w:rPr>
        <w:t xml:space="preserve"> mA, I</w:t>
      </w:r>
      <w:r w:rsidRPr="001A49C2">
        <w:rPr>
          <w:vertAlign w:val="subscript"/>
          <w:lang w:eastAsia="x-none"/>
        </w:rPr>
        <w:t xml:space="preserve">1 </w:t>
      </w:r>
      <w:r w:rsidRPr="001A49C2">
        <w:rPr>
          <w:lang w:eastAsia="x-none"/>
        </w:rPr>
        <w:t xml:space="preserve">= </w:t>
      </w:r>
      <w:r>
        <w:rPr>
          <w:lang w:eastAsia="x-none"/>
        </w:rPr>
        <w:t>3.5</w:t>
      </w:r>
      <w:r w:rsidRPr="001A49C2">
        <w:rPr>
          <w:lang w:eastAsia="x-none"/>
        </w:rPr>
        <w:t xml:space="preserve"> mA, ∆t = 4 ns, </w:t>
      </w:r>
      <w:r w:rsidRPr="001A49C2">
        <w:rPr>
          <w:rFonts w:ascii="Symbol" w:hAnsi="Symbol"/>
          <w:lang w:eastAsia="x-none"/>
        </w:rPr>
        <w:t></w:t>
      </w:r>
      <w:r w:rsidRPr="001A49C2">
        <w:rPr>
          <w:rFonts w:ascii="Symbol" w:hAnsi="Symbol"/>
          <w:lang w:eastAsia="x-none"/>
        </w:rPr>
        <w:t></w:t>
      </w:r>
      <w:r>
        <w:rPr>
          <w:lang w:eastAsia="x-none"/>
        </w:rPr>
        <w:t>= 1.5</w:t>
      </w:r>
      <w:r w:rsidRPr="001A49C2">
        <w:rPr>
          <w:lang w:eastAsia="x-none"/>
        </w:rPr>
        <w:t xml:space="preserve"> ns</w:t>
      </w:r>
      <w:r>
        <w:rPr>
          <w:lang w:eastAsia="x-none"/>
        </w:rPr>
        <w:t xml:space="preserve"> &amp; 3.6 ns</w:t>
      </w:r>
      <w:r w:rsidRPr="001A49C2">
        <w:rPr>
          <w:lang w:eastAsia="x-none"/>
        </w:rPr>
        <w:t>.</w:t>
      </w:r>
    </w:p>
    <w:p w:rsidR="002E281B" w:rsidRPr="001A49C2" w:rsidRDefault="002E281B" w:rsidP="000D0E65">
      <w:pPr>
        <w:ind w:left="90" w:right="90"/>
        <w:jc w:val="both"/>
        <w:rPr>
          <w:lang w:eastAsia="x-none"/>
        </w:rPr>
      </w:pPr>
    </w:p>
    <w:p w:rsidR="002E281B" w:rsidRPr="00762C6B" w:rsidRDefault="002E281B" w:rsidP="000D0E65">
      <w:pPr>
        <w:ind w:left="90" w:right="90"/>
        <w:jc w:val="both"/>
        <w:rPr>
          <w:b/>
          <w:lang w:eastAsia="x-none"/>
        </w:rPr>
      </w:pPr>
      <w:r w:rsidRPr="00762C6B">
        <w:rPr>
          <w:b/>
        </w:rPr>
        <w:t xml:space="preserve">Supplementary </w:t>
      </w:r>
      <w:r w:rsidR="00762C6B" w:rsidRPr="00762C6B">
        <w:rPr>
          <w:b/>
        </w:rPr>
        <w:t>material</w:t>
      </w:r>
      <w:r w:rsidRPr="00762C6B">
        <w:rPr>
          <w:b/>
          <w:lang w:eastAsia="x-none"/>
        </w:rPr>
        <w:t xml:space="preserve"> </w:t>
      </w:r>
      <w:r w:rsidR="00BA5538">
        <w:rPr>
          <w:b/>
          <w:lang w:eastAsia="x-none"/>
        </w:rPr>
        <w:t>4</w:t>
      </w:r>
    </w:p>
    <w:p w:rsidR="002E281B" w:rsidRDefault="002E281B" w:rsidP="000D0E65">
      <w:pPr>
        <w:ind w:left="90" w:right="90"/>
        <w:jc w:val="both"/>
        <w:rPr>
          <w:lang w:eastAsia="x-none"/>
        </w:rPr>
      </w:pPr>
      <w:r>
        <w:rPr>
          <w:lang w:eastAsia="x-none"/>
        </w:rPr>
        <w:t>M</w:t>
      </w:r>
      <w:r w:rsidRPr="001A49C2">
        <w:rPr>
          <w:lang w:eastAsia="x-none"/>
        </w:rPr>
        <w:t xml:space="preserve">agnetization dynamics </w:t>
      </w:r>
      <w:r>
        <w:rPr>
          <w:lang w:eastAsia="x-none"/>
        </w:rPr>
        <w:t xml:space="preserve">of 16 combinations of </w:t>
      </w:r>
      <w:r w:rsidRPr="001A49C2">
        <w:rPr>
          <w:lang w:eastAsia="x-none"/>
        </w:rPr>
        <w:t>4-bit digit pattern separati</w:t>
      </w:r>
      <w:r>
        <w:rPr>
          <w:lang w:eastAsia="x-none"/>
        </w:rPr>
        <w:t xml:space="preserve">on on modified </w:t>
      </w:r>
      <w:r w:rsidRPr="001A49C2">
        <w:rPr>
          <w:lang w:eastAsia="x-none"/>
        </w:rPr>
        <w:t>pulse scheme with I</w:t>
      </w:r>
      <w:r w:rsidRPr="001A49C2">
        <w:rPr>
          <w:vertAlign w:val="subscript"/>
          <w:lang w:eastAsia="x-none"/>
        </w:rPr>
        <w:t xml:space="preserve">e </w:t>
      </w:r>
      <w:r w:rsidRPr="001A49C2">
        <w:rPr>
          <w:lang w:eastAsia="x-none"/>
        </w:rPr>
        <w:t xml:space="preserve">= 3.0 mA, </w:t>
      </w:r>
      <w:r w:rsidRPr="001A49C2">
        <w:t xml:space="preserve">δ </w:t>
      </w:r>
      <w:r w:rsidRPr="001A49C2">
        <w:rPr>
          <w:lang w:eastAsia="x-none"/>
        </w:rPr>
        <w:t>= 5 ns, I</w:t>
      </w:r>
      <w:r w:rsidRPr="001A49C2">
        <w:rPr>
          <w:vertAlign w:val="subscript"/>
          <w:lang w:eastAsia="x-none"/>
        </w:rPr>
        <w:t xml:space="preserve">0 </w:t>
      </w:r>
      <w:r w:rsidRPr="001A49C2">
        <w:rPr>
          <w:lang w:eastAsia="x-none"/>
        </w:rPr>
        <w:t>= 1.2 mA, I</w:t>
      </w:r>
      <w:r w:rsidRPr="001A49C2">
        <w:rPr>
          <w:vertAlign w:val="subscript"/>
          <w:lang w:eastAsia="x-none"/>
        </w:rPr>
        <w:t xml:space="preserve">1 </w:t>
      </w:r>
      <w:r w:rsidRPr="001A49C2">
        <w:rPr>
          <w:lang w:eastAsia="x-none"/>
        </w:rPr>
        <w:t xml:space="preserve">= 2.4 mA, ∆t = 4 ns, </w:t>
      </w:r>
      <w:r w:rsidRPr="001A49C2">
        <w:rPr>
          <w:rFonts w:ascii="Symbol" w:hAnsi="Symbol"/>
          <w:lang w:eastAsia="x-none"/>
        </w:rPr>
        <w:t></w:t>
      </w:r>
      <w:r w:rsidRPr="001A49C2">
        <w:rPr>
          <w:rFonts w:ascii="Symbol" w:hAnsi="Symbol"/>
          <w:lang w:eastAsia="x-none"/>
        </w:rPr>
        <w:t></w:t>
      </w:r>
      <w:r w:rsidRPr="001A49C2">
        <w:rPr>
          <w:lang w:eastAsia="x-none"/>
        </w:rPr>
        <w:t>= 3.0 ns.</w:t>
      </w:r>
    </w:p>
    <w:p w:rsidR="002E281B" w:rsidRPr="001A49C2" w:rsidRDefault="002E281B" w:rsidP="000D0E65">
      <w:pPr>
        <w:ind w:left="90" w:right="90"/>
        <w:jc w:val="both"/>
        <w:rPr>
          <w:lang w:eastAsia="x-none"/>
        </w:rPr>
      </w:pPr>
    </w:p>
    <w:p w:rsidR="002E281B" w:rsidRPr="002E281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5</w:t>
      </w:r>
    </w:p>
    <w:p w:rsidR="002E281B" w:rsidRDefault="002E281B" w:rsidP="000D0E65">
      <w:pPr>
        <w:ind w:left="90" w:right="90"/>
        <w:jc w:val="both"/>
        <w:rPr>
          <w:lang w:eastAsia="x-none"/>
        </w:rPr>
      </w:pPr>
      <w:r w:rsidRPr="001A49C2">
        <w:rPr>
          <w:lang w:eastAsia="x-none"/>
        </w:rPr>
        <w:t>Investigation of magnetization dynamics and 4-bit digit pattern separation on modified pulse scheme with I</w:t>
      </w:r>
      <w:r w:rsidRPr="001A49C2">
        <w:rPr>
          <w:vertAlign w:val="subscript"/>
          <w:lang w:eastAsia="x-none"/>
        </w:rPr>
        <w:t xml:space="preserve">e </w:t>
      </w:r>
      <w:r w:rsidRPr="001A49C2">
        <w:rPr>
          <w:lang w:eastAsia="x-none"/>
        </w:rPr>
        <w:t>=</w:t>
      </w:r>
      <w:r>
        <w:rPr>
          <w:lang w:eastAsia="x-none"/>
        </w:rPr>
        <w:t>1.4</w:t>
      </w:r>
      <w:r w:rsidRPr="001A49C2">
        <w:rPr>
          <w:lang w:eastAsia="x-none"/>
        </w:rPr>
        <w:t xml:space="preserve"> mA, </w:t>
      </w:r>
      <w:r w:rsidRPr="001A49C2">
        <w:t xml:space="preserve">δ </w:t>
      </w:r>
      <w:r w:rsidRPr="001A49C2">
        <w:rPr>
          <w:lang w:eastAsia="x-none"/>
        </w:rPr>
        <w:t>=5 ns, I</w:t>
      </w:r>
      <w:r w:rsidRPr="001A49C2">
        <w:rPr>
          <w:vertAlign w:val="subscript"/>
          <w:lang w:eastAsia="x-none"/>
        </w:rPr>
        <w:t xml:space="preserve">0 </w:t>
      </w:r>
      <w:r>
        <w:rPr>
          <w:lang w:eastAsia="x-none"/>
        </w:rPr>
        <w:t>=1.2</w:t>
      </w:r>
      <w:r w:rsidRPr="001A49C2">
        <w:rPr>
          <w:lang w:eastAsia="x-none"/>
        </w:rPr>
        <w:t xml:space="preserve"> mA, I</w:t>
      </w:r>
      <w:r w:rsidRPr="001A49C2">
        <w:rPr>
          <w:vertAlign w:val="subscript"/>
          <w:lang w:eastAsia="x-none"/>
        </w:rPr>
        <w:t xml:space="preserve">1 </w:t>
      </w:r>
      <w:r w:rsidRPr="001A49C2">
        <w:rPr>
          <w:lang w:eastAsia="x-none"/>
        </w:rPr>
        <w:t>=</w:t>
      </w:r>
      <w:r>
        <w:rPr>
          <w:lang w:eastAsia="x-none"/>
        </w:rPr>
        <w:t>2.4</w:t>
      </w:r>
      <w:r w:rsidRPr="001A49C2">
        <w:rPr>
          <w:lang w:eastAsia="x-none"/>
        </w:rPr>
        <w:t xml:space="preserve"> mA, ∆t =4 ns, </w:t>
      </w:r>
      <w:r w:rsidRPr="001A49C2">
        <w:rPr>
          <w:rFonts w:ascii="Symbol" w:hAnsi="Symbol"/>
          <w:lang w:eastAsia="x-none"/>
        </w:rPr>
        <w:t></w:t>
      </w:r>
      <w:r w:rsidRPr="001A49C2">
        <w:rPr>
          <w:rFonts w:ascii="Symbol" w:hAnsi="Symbol"/>
          <w:lang w:eastAsia="x-none"/>
        </w:rPr>
        <w:t></w:t>
      </w:r>
      <w:r w:rsidRPr="001A49C2">
        <w:rPr>
          <w:lang w:eastAsia="x-none"/>
        </w:rPr>
        <w:t>=3ns</w:t>
      </w:r>
      <w:r>
        <w:rPr>
          <w:lang w:eastAsia="x-none"/>
        </w:rPr>
        <w:t>.</w:t>
      </w:r>
    </w:p>
    <w:p w:rsidR="002E281B" w:rsidRPr="001A49C2" w:rsidRDefault="002E281B" w:rsidP="000D0E65">
      <w:pPr>
        <w:ind w:left="90" w:right="90"/>
        <w:jc w:val="both"/>
        <w:rPr>
          <w:lang w:eastAsia="x-none"/>
        </w:rPr>
      </w:pPr>
    </w:p>
    <w:p w:rsidR="002E281B" w:rsidRPr="00762C6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w:t>
      </w:r>
      <w:r w:rsidR="00BA5538">
        <w:rPr>
          <w:b/>
          <w:bCs/>
          <w:lang w:eastAsia="x-none"/>
        </w:rPr>
        <w:t>6</w:t>
      </w:r>
    </w:p>
    <w:p w:rsidR="002E281B" w:rsidRDefault="002E281B" w:rsidP="000D0E65">
      <w:pPr>
        <w:ind w:left="90" w:right="90"/>
        <w:jc w:val="both"/>
        <w:rPr>
          <w:lang w:eastAsia="x-none"/>
        </w:rPr>
      </w:pPr>
      <w:r w:rsidRPr="001A49C2">
        <w:rPr>
          <w:lang w:eastAsia="x-none"/>
        </w:rPr>
        <w:t>Investigation of magnetization dynamics and 4-bit digit pattern separation on modified pulse scheme with I</w:t>
      </w:r>
      <w:r w:rsidRPr="001A49C2">
        <w:rPr>
          <w:vertAlign w:val="subscript"/>
          <w:lang w:eastAsia="x-none"/>
        </w:rPr>
        <w:t xml:space="preserve">e </w:t>
      </w:r>
      <w:r w:rsidRPr="001A49C2">
        <w:rPr>
          <w:lang w:eastAsia="x-none"/>
        </w:rPr>
        <w:t xml:space="preserve">=5.0 mA, </w:t>
      </w:r>
      <w:r w:rsidRPr="001A49C2">
        <w:t xml:space="preserve">δ </w:t>
      </w:r>
      <w:r w:rsidRPr="001A49C2">
        <w:rPr>
          <w:lang w:eastAsia="x-none"/>
        </w:rPr>
        <w:t>=5 ns, I</w:t>
      </w:r>
      <w:r w:rsidRPr="001A49C2">
        <w:rPr>
          <w:vertAlign w:val="subscript"/>
          <w:lang w:eastAsia="x-none"/>
        </w:rPr>
        <w:t xml:space="preserve">0 </w:t>
      </w:r>
      <w:r w:rsidRPr="001A49C2">
        <w:rPr>
          <w:lang w:eastAsia="x-none"/>
        </w:rPr>
        <w:t>=</w:t>
      </w:r>
      <w:r>
        <w:rPr>
          <w:lang w:eastAsia="x-none"/>
        </w:rPr>
        <w:t>1.2</w:t>
      </w:r>
      <w:r w:rsidRPr="001A49C2">
        <w:rPr>
          <w:lang w:eastAsia="x-none"/>
        </w:rPr>
        <w:t xml:space="preserve"> mA, I</w:t>
      </w:r>
      <w:r w:rsidRPr="001A49C2">
        <w:rPr>
          <w:vertAlign w:val="subscript"/>
          <w:lang w:eastAsia="x-none"/>
        </w:rPr>
        <w:t xml:space="preserve">1 </w:t>
      </w:r>
      <w:r w:rsidRPr="001A49C2">
        <w:rPr>
          <w:lang w:eastAsia="x-none"/>
        </w:rPr>
        <w:t>=</w:t>
      </w:r>
      <w:r>
        <w:rPr>
          <w:lang w:eastAsia="x-none"/>
        </w:rPr>
        <w:t>2.4</w:t>
      </w:r>
      <w:r w:rsidRPr="001A49C2">
        <w:rPr>
          <w:lang w:eastAsia="x-none"/>
        </w:rPr>
        <w:t xml:space="preserve"> mA, ∆t =4 ns, </w:t>
      </w:r>
      <w:r w:rsidRPr="001A49C2">
        <w:rPr>
          <w:rFonts w:ascii="Symbol" w:hAnsi="Symbol"/>
          <w:lang w:eastAsia="x-none"/>
        </w:rPr>
        <w:t></w:t>
      </w:r>
      <w:r w:rsidRPr="001A49C2">
        <w:rPr>
          <w:rFonts w:ascii="Symbol" w:hAnsi="Symbol"/>
          <w:lang w:eastAsia="x-none"/>
        </w:rPr>
        <w:t></w:t>
      </w:r>
      <w:r w:rsidRPr="001A49C2">
        <w:rPr>
          <w:lang w:eastAsia="x-none"/>
        </w:rPr>
        <w:t>=3ns</w:t>
      </w:r>
      <w:r>
        <w:rPr>
          <w:lang w:eastAsia="x-none"/>
        </w:rPr>
        <w:t>.</w:t>
      </w:r>
    </w:p>
    <w:p w:rsidR="002E281B" w:rsidRPr="001A49C2" w:rsidRDefault="002E281B" w:rsidP="000D0E65">
      <w:pPr>
        <w:ind w:left="90" w:right="90"/>
        <w:jc w:val="both"/>
        <w:rPr>
          <w:lang w:eastAsia="x-none"/>
        </w:rPr>
      </w:pPr>
    </w:p>
    <w:p w:rsidR="002E281B" w:rsidRPr="002E281B" w:rsidRDefault="002E281B" w:rsidP="000D0E65">
      <w:pPr>
        <w:ind w:left="90" w:right="90"/>
        <w:jc w:val="both"/>
        <w:rPr>
          <w:b/>
          <w:bCs/>
          <w:lang w:eastAsia="x-none"/>
        </w:rPr>
      </w:pPr>
      <w:r w:rsidRPr="00762C6B">
        <w:rPr>
          <w:b/>
          <w:bCs/>
        </w:rPr>
        <w:t xml:space="preserve">Supplementary </w:t>
      </w:r>
      <w:r w:rsidR="00762C6B" w:rsidRPr="00762C6B">
        <w:rPr>
          <w:b/>
        </w:rPr>
        <w:t>material</w:t>
      </w:r>
      <w:r w:rsidRPr="00762C6B">
        <w:rPr>
          <w:b/>
          <w:bCs/>
          <w:lang w:eastAsia="x-none"/>
        </w:rPr>
        <w:t xml:space="preserve"> 7</w:t>
      </w:r>
    </w:p>
    <w:p w:rsidR="002E281B" w:rsidRDefault="002E281B" w:rsidP="000D0E65">
      <w:pPr>
        <w:ind w:left="90" w:right="90"/>
        <w:jc w:val="both"/>
        <w:rPr>
          <w:lang w:eastAsia="x-none"/>
        </w:rPr>
      </w:pPr>
      <w:r w:rsidRPr="001A49C2">
        <w:rPr>
          <w:lang w:eastAsia="x-none"/>
        </w:rPr>
        <w:t>Investigation of magnetization dynamics and 4-bit digit pattern separation on modified pulse scheme with I</w:t>
      </w:r>
      <w:r w:rsidRPr="001A49C2">
        <w:rPr>
          <w:vertAlign w:val="subscript"/>
          <w:lang w:eastAsia="x-none"/>
        </w:rPr>
        <w:t xml:space="preserve">e </w:t>
      </w:r>
      <w:r w:rsidRPr="001A49C2">
        <w:rPr>
          <w:lang w:eastAsia="x-none"/>
        </w:rPr>
        <w:t xml:space="preserve">=5.0 mA, </w:t>
      </w:r>
      <w:r w:rsidRPr="001A49C2">
        <w:t xml:space="preserve">δ </w:t>
      </w:r>
      <w:r w:rsidRPr="001A49C2">
        <w:rPr>
          <w:lang w:eastAsia="x-none"/>
        </w:rPr>
        <w:t>=</w:t>
      </w:r>
      <w:r>
        <w:rPr>
          <w:lang w:eastAsia="x-none"/>
        </w:rPr>
        <w:t>1, 20 &amp; 25</w:t>
      </w:r>
      <w:r w:rsidRPr="001A49C2">
        <w:rPr>
          <w:lang w:eastAsia="x-none"/>
        </w:rPr>
        <w:t xml:space="preserve"> ns, I</w:t>
      </w:r>
      <w:r w:rsidRPr="001A49C2">
        <w:rPr>
          <w:vertAlign w:val="subscript"/>
          <w:lang w:eastAsia="x-none"/>
        </w:rPr>
        <w:t xml:space="preserve">0 </w:t>
      </w:r>
      <w:r w:rsidRPr="001A49C2">
        <w:rPr>
          <w:lang w:eastAsia="x-none"/>
        </w:rPr>
        <w:t>=</w:t>
      </w:r>
      <w:r>
        <w:rPr>
          <w:lang w:eastAsia="x-none"/>
        </w:rPr>
        <w:t>1.2</w:t>
      </w:r>
      <w:r w:rsidRPr="001A49C2">
        <w:rPr>
          <w:lang w:eastAsia="x-none"/>
        </w:rPr>
        <w:t xml:space="preserve"> mA, I</w:t>
      </w:r>
      <w:r w:rsidRPr="001A49C2">
        <w:rPr>
          <w:vertAlign w:val="subscript"/>
          <w:lang w:eastAsia="x-none"/>
        </w:rPr>
        <w:t xml:space="preserve">1 </w:t>
      </w:r>
      <w:r w:rsidRPr="001A49C2">
        <w:rPr>
          <w:lang w:eastAsia="x-none"/>
        </w:rPr>
        <w:t>=</w:t>
      </w:r>
      <w:r>
        <w:rPr>
          <w:lang w:eastAsia="x-none"/>
        </w:rPr>
        <w:t>2.4</w:t>
      </w:r>
      <w:r w:rsidRPr="001A49C2">
        <w:rPr>
          <w:lang w:eastAsia="x-none"/>
        </w:rPr>
        <w:t xml:space="preserve"> mA, ∆t =4 ns, </w:t>
      </w:r>
      <w:r w:rsidRPr="001A49C2">
        <w:rPr>
          <w:rFonts w:ascii="Symbol" w:hAnsi="Symbol"/>
          <w:lang w:eastAsia="x-none"/>
        </w:rPr>
        <w:t></w:t>
      </w:r>
      <w:r w:rsidRPr="001A49C2">
        <w:rPr>
          <w:rFonts w:ascii="Symbol" w:hAnsi="Symbol"/>
          <w:lang w:eastAsia="x-none"/>
        </w:rPr>
        <w:t></w:t>
      </w:r>
      <w:r w:rsidRPr="001A49C2">
        <w:rPr>
          <w:lang w:eastAsia="x-none"/>
        </w:rPr>
        <w:t>=3ns</w:t>
      </w:r>
      <w:r>
        <w:rPr>
          <w:lang w:eastAsia="x-none"/>
        </w:rPr>
        <w:t>.</w:t>
      </w:r>
    </w:p>
    <w:p w:rsidR="002E281B" w:rsidRDefault="002E281B" w:rsidP="000D0E65">
      <w:pPr>
        <w:ind w:left="90" w:right="90"/>
        <w:rPr>
          <w:lang w:eastAsia="x-none"/>
        </w:rPr>
      </w:pPr>
    </w:p>
    <w:p w:rsidR="002E281B" w:rsidRDefault="002E281B" w:rsidP="000D0E65">
      <w:pPr>
        <w:spacing w:after="160" w:line="259" w:lineRule="auto"/>
        <w:ind w:left="90" w:right="90"/>
        <w:rPr>
          <w:lang w:eastAsia="x-none"/>
        </w:rPr>
      </w:pPr>
      <w:r>
        <w:rPr>
          <w:lang w:eastAsia="x-none"/>
        </w:rPr>
        <w:br w:type="page"/>
      </w:r>
    </w:p>
    <w:p w:rsidR="002E281B" w:rsidRPr="005528F1" w:rsidRDefault="002E281B" w:rsidP="008078FF">
      <w:pPr>
        <w:pStyle w:val="Tableofcontents"/>
      </w:pPr>
      <w:r w:rsidRPr="005528F1">
        <w:lastRenderedPageBreak/>
        <w:t xml:space="preserve">Supplementary </w:t>
      </w:r>
      <w:r w:rsidR="00BA5538">
        <w:t>material 1:</w:t>
      </w:r>
      <w:r w:rsidRPr="005528F1">
        <w:t xml:space="preserve"> Ferromagnetic resonance.</w:t>
      </w:r>
    </w:p>
    <w:p w:rsidR="002E281B" w:rsidRDefault="002E281B" w:rsidP="008078FF">
      <w:pPr>
        <w:pStyle w:val="Tableofcontents"/>
      </w:pPr>
      <w:r w:rsidRPr="00305058">
        <w:rPr>
          <w:noProof/>
        </w:rPr>
        <w:t xml:space="preserve"> </w:t>
      </w:r>
    </w:p>
    <w:p w:rsidR="002E281B" w:rsidRDefault="002E281B">
      <w:pPr>
        <w:pStyle w:val="Tableofcontents"/>
      </w:pPr>
    </w:p>
    <w:p w:rsidR="002E281B" w:rsidRDefault="00961CDA">
      <w:pPr>
        <w:pStyle w:val="Tableofcontents"/>
      </w:pPr>
      <w:bookmarkStart w:id="0" w:name="_GoBack"/>
      <w:ins w:id="1" w:author="John Rex" w:date="2022-07-06T17:49:00Z">
        <w:r w:rsidRPr="00E038F0">
          <w:rPr>
            <w:noProof/>
          </w:rPr>
          <w:drawing>
            <wp:anchor distT="0" distB="0" distL="114300" distR="114300" simplePos="0" relativeHeight="251667456" behindDoc="1" locked="0" layoutInCell="1" allowOverlap="1" wp14:anchorId="71C391A9" wp14:editId="76B8071D">
              <wp:simplePos x="0" y="0"/>
              <wp:positionH relativeFrom="column">
                <wp:posOffset>466725</wp:posOffset>
              </wp:positionH>
              <wp:positionV relativeFrom="paragraph">
                <wp:posOffset>103505</wp:posOffset>
              </wp:positionV>
              <wp:extent cx="4972050" cy="1858144"/>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2050" cy="1858144"/>
                      </a:xfrm>
                      <a:prstGeom prst="rect">
                        <a:avLst/>
                      </a:prstGeom>
                    </pic:spPr>
                  </pic:pic>
                </a:graphicData>
              </a:graphic>
              <wp14:sizeRelH relativeFrom="margin">
                <wp14:pctWidth>0</wp14:pctWidth>
              </wp14:sizeRelH>
              <wp14:sizeRelV relativeFrom="margin">
                <wp14:pctHeight>0</wp14:pctHeight>
              </wp14:sizeRelV>
            </wp:anchor>
          </w:drawing>
        </w:r>
      </w:ins>
      <w:bookmarkEnd w:id="0"/>
      <w:del w:id="2" w:author="John Rex" w:date="2022-07-06T17:48:00Z">
        <w:r w:rsidR="002E281B" w:rsidRPr="000F428A" w:rsidDel="00961CDA">
          <w:rPr>
            <w:noProof/>
          </w:rPr>
          <w:drawing>
            <wp:anchor distT="0" distB="0" distL="114300" distR="114300" simplePos="0" relativeHeight="251665408" behindDoc="1" locked="0" layoutInCell="1" allowOverlap="1" wp14:anchorId="33688D64" wp14:editId="4D04F9AA">
              <wp:simplePos x="0" y="0"/>
              <wp:positionH relativeFrom="column">
                <wp:posOffset>524168</wp:posOffset>
              </wp:positionH>
              <wp:positionV relativeFrom="page">
                <wp:posOffset>1489368</wp:posOffset>
              </wp:positionV>
              <wp:extent cx="4633546" cy="1802956"/>
              <wp:effectExtent l="0" t="0" r="0" b="0"/>
              <wp:wrapNone/>
              <wp:docPr id="1" name="Picture 1" descr="C:\Users\mrjoh\Pictures\SHNO_revised\0524\0524_final\S1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joh\Pictures\SHNO_revised\0524\0524_final\S1C.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3546" cy="1802956"/>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27609C" w:rsidRDefault="002E281B" w:rsidP="000D0E65">
      <w:pPr>
        <w:ind w:left="90" w:right="90"/>
        <w:jc w:val="both"/>
        <w:rPr>
          <w:lang w:val="en-US"/>
        </w:rPr>
      </w:pPr>
      <w:r w:rsidRPr="001B6120">
        <w:rPr>
          <w:b/>
        </w:rPr>
        <w:t>Fig</w:t>
      </w:r>
      <w:r>
        <w:rPr>
          <w:b/>
        </w:rPr>
        <w:t>ure</w:t>
      </w:r>
      <w:r w:rsidRPr="001B6120">
        <w:rPr>
          <w:b/>
        </w:rPr>
        <w:t xml:space="preserve"> S</w:t>
      </w:r>
      <w:r>
        <w:rPr>
          <w:b/>
        </w:rPr>
        <w:t>1</w:t>
      </w:r>
      <w:r w:rsidRPr="001B6120">
        <w:rPr>
          <w:b/>
        </w:rPr>
        <w:t>.</w:t>
      </w:r>
      <w:r>
        <w:rPr>
          <w:b/>
        </w:rPr>
        <w:t xml:space="preserve"> a. </w:t>
      </w:r>
      <w:r w:rsidRPr="0006398C">
        <w:t xml:space="preserve">Simulated </w:t>
      </w:r>
      <w:r>
        <w:t>ferromagnetic resonance (FMR) for modelled spin Hall oscillator (SHO)</w:t>
      </w:r>
      <w:r w:rsidR="008078FF">
        <w:t xml:space="preserve"> in the main text</w:t>
      </w:r>
      <w:r>
        <w:t>. The applied magnetic field (H</w:t>
      </w:r>
      <w:r w:rsidRPr="003C1891">
        <w:rPr>
          <w:vertAlign w:val="subscript"/>
        </w:rPr>
        <w:t>ext</w:t>
      </w:r>
      <w:r>
        <w:t>) is oriented along Y axis and the oscillating magnetic field (H</w:t>
      </w:r>
      <w:r w:rsidRPr="00562A19">
        <w:rPr>
          <w:vertAlign w:val="subscript"/>
        </w:rPr>
        <w:t>rf</w:t>
      </w:r>
      <w:r>
        <w:t>) at a fixed microwave frequency is applied along X axis with a strength of 1 mT.The H</w:t>
      </w:r>
      <w:r w:rsidRPr="00562A19">
        <w:rPr>
          <w:vertAlign w:val="subscript"/>
        </w:rPr>
        <w:t>ext</w:t>
      </w:r>
      <w:r>
        <w:t xml:space="preserve"> is sweeped for fixed frequency. </w:t>
      </w:r>
      <w:r w:rsidRPr="00ED6AD4">
        <w:rPr>
          <w:b/>
        </w:rPr>
        <w:t>b.</w:t>
      </w:r>
      <w:r>
        <w:t xml:space="preserve"> The obtained resonant field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oMath>
      <w:r>
        <w:t xml:space="preserve">) as a function of the applied frequency. The data are fitted with the </w:t>
      </w:r>
      <w:r w:rsidRPr="00E13B4F">
        <w:t>Kittel equation</w:t>
      </w:r>
      <w:r>
        <w:t xml:space="preserve"> </w:t>
      </w:r>
      <m:oMath>
        <m:r>
          <w:rPr>
            <w:rFonts w:ascii="Cambria Math" w:hAnsi="Cambria Math"/>
          </w:rPr>
          <m:t>f</m:t>
        </m:r>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 xml:space="preserve">γ/2π </m:t>
        </m:r>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eff</m:t>
                </m:r>
              </m:sub>
            </m:sSub>
            <m:r>
              <m:rPr>
                <m:sty m:val="p"/>
              </m:rPr>
              <w:rPr>
                <w:rFonts w:ascii="Cambria Math" w:hAnsi="Cambria Math"/>
              </w:rPr>
              <m:t>)</m:t>
            </m:r>
          </m:e>
        </m:rad>
      </m:oMath>
      <w:r>
        <w:t xml:space="preserve"> </w:t>
      </w:r>
      <w:r>
        <w:rPr>
          <w:lang w:val="en-US"/>
        </w:rPr>
        <w:t xml:space="preserve">yielding an effective magnetization,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eff</m:t>
            </m:r>
          </m:sub>
        </m:sSub>
        <m:r>
          <w:rPr>
            <w:rFonts w:ascii="Cambria Math" w:hAnsi="Cambria Math"/>
          </w:rPr>
          <m:t xml:space="preserve">=1.0 </m:t>
        </m:r>
        <m:r>
          <m:rPr>
            <m:sty m:val="p"/>
          </m:rPr>
          <w:rPr>
            <w:rFonts w:ascii="Cambria Math" w:hAnsi="Cambria Math"/>
          </w:rPr>
          <m:t>T</m:t>
        </m:r>
      </m:oMath>
      <w:r>
        <w:t xml:space="preserve">with gyromagnetic ratio </w:t>
      </w:r>
      <m:oMath>
        <m:f>
          <m:fPr>
            <m:type m:val="lin"/>
            <m:ctrlPr>
              <w:rPr>
                <w:rFonts w:ascii="Cambria Math" w:hAnsi="Cambria Math"/>
              </w:rPr>
            </m:ctrlPr>
          </m:fPr>
          <m:num>
            <m:r>
              <m:rPr>
                <m:sty m:val="p"/>
              </m:rPr>
              <w:rPr>
                <w:rFonts w:ascii="Cambria Math" w:hAnsi="Cambria Math"/>
              </w:rPr>
              <m:t>γ</m:t>
            </m:r>
          </m:num>
          <m:den>
            <m:r>
              <m:rPr>
                <m:sty m:val="p"/>
              </m:rPr>
              <w:rPr>
                <w:rFonts w:ascii="Cambria Math" w:hAnsi="Cambria Math"/>
              </w:rPr>
              <m:t xml:space="preserve">2π </m:t>
            </m:r>
          </m:den>
        </m:f>
        <m:r>
          <m:rPr>
            <m:sty m:val="p"/>
          </m:rPr>
          <w:rPr>
            <w:rFonts w:ascii="Cambria Math" w:hAnsi="Cambria Math"/>
          </w:rPr>
          <m:t>=27.</m:t>
        </m:r>
        <m:r>
          <w:ins w:id="3" w:author="John Rex" w:date="2022-07-06T17:48:00Z">
            <m:rPr>
              <m:sty m:val="p"/>
            </m:rPr>
            <w:rPr>
              <w:rFonts w:ascii="Cambria Math" w:hAnsi="Cambria Math"/>
            </w:rPr>
            <m:t>3</m:t>
          </w:ins>
        </m:r>
        <m:r>
          <w:del w:id="4" w:author="John Rex" w:date="2022-07-06T17:48:00Z">
            <m:rPr>
              <m:sty m:val="p"/>
            </m:rPr>
            <w:rPr>
              <w:rFonts w:ascii="Cambria Math" w:hAnsi="Cambria Math"/>
            </w:rPr>
            <m:t>6</m:t>
          </w:del>
        </m:r>
        <m:r>
          <m:rPr>
            <m:sty m:val="p"/>
          </m:rPr>
          <w:rPr>
            <w:rFonts w:ascii="Cambria Math" w:hAnsi="Cambria Math"/>
          </w:rPr>
          <m:t xml:space="preserve"> GHz/T</m:t>
        </m:r>
      </m:oMath>
      <w:r>
        <w:t>.</w:t>
      </w:r>
    </w:p>
    <w:p w:rsidR="002E281B" w:rsidRDefault="002E281B" w:rsidP="008078FF">
      <w:pPr>
        <w:pStyle w:val="Tableofcontents"/>
      </w:pPr>
    </w:p>
    <w:p w:rsidR="002E281B" w:rsidRPr="0027609C" w:rsidRDefault="002E281B" w:rsidP="000D0E65">
      <w:pPr>
        <w:ind w:left="90" w:right="90"/>
        <w:rPr>
          <w:lang w:val="en-US"/>
        </w:rPr>
      </w:pPr>
      <w:r w:rsidRPr="0027609C">
        <w:br w:type="page"/>
      </w:r>
    </w:p>
    <w:p w:rsidR="002E281B" w:rsidRPr="006534DB" w:rsidRDefault="002E281B" w:rsidP="000D0E65">
      <w:pPr>
        <w:spacing w:line="360" w:lineRule="auto"/>
        <w:ind w:left="90" w:right="90"/>
        <w:jc w:val="both"/>
        <w:rPr>
          <w:b/>
          <w:lang w:eastAsia="x-none"/>
        </w:rPr>
      </w:pPr>
      <w:r>
        <w:rPr>
          <w:b/>
          <w:lang w:eastAsia="x-none"/>
        </w:rPr>
        <w:t>Supplementary</w:t>
      </w:r>
      <w:r w:rsidRPr="002A02E5">
        <w:rPr>
          <w:b/>
          <w:lang w:eastAsia="x-none"/>
        </w:rPr>
        <w:t xml:space="preserve"> </w:t>
      </w:r>
      <w:r w:rsidR="002A02E5" w:rsidRPr="002A02E5">
        <w:rPr>
          <w:b/>
        </w:rPr>
        <w:t xml:space="preserve">material </w:t>
      </w:r>
      <w:r w:rsidR="002A02E5">
        <w:rPr>
          <w:b/>
        </w:rPr>
        <w:t>2</w:t>
      </w:r>
      <w:r w:rsidR="002A02E5" w:rsidRPr="002A02E5">
        <w:rPr>
          <w:b/>
        </w:rPr>
        <w:t>:</w:t>
      </w:r>
      <w:r w:rsidRPr="002A02E5">
        <w:rPr>
          <w:b/>
          <w:lang w:eastAsia="x-none"/>
        </w:rPr>
        <w:t xml:space="preserve"> </w:t>
      </w:r>
      <w:r w:rsidRPr="006534DB">
        <w:rPr>
          <w:b/>
          <w:lang w:eastAsia="x-none"/>
        </w:rPr>
        <w:t>Investigation of magnetization dynamics and 4-bit digit pattern separation on regular pulse scheme with I</w:t>
      </w:r>
      <w:r w:rsidRPr="006534DB">
        <w:rPr>
          <w:b/>
          <w:vertAlign w:val="subscript"/>
          <w:lang w:eastAsia="x-none"/>
        </w:rPr>
        <w:t xml:space="preserve">0 </w:t>
      </w:r>
      <w:r w:rsidRPr="006534DB">
        <w:rPr>
          <w:b/>
          <w:lang w:eastAsia="x-none"/>
        </w:rPr>
        <w:t>= 0, I</w:t>
      </w:r>
      <w:r w:rsidRPr="006534DB">
        <w:rPr>
          <w:b/>
          <w:vertAlign w:val="subscript"/>
          <w:lang w:eastAsia="x-none"/>
        </w:rPr>
        <w:t xml:space="preserve">1 </w:t>
      </w:r>
      <w:r w:rsidRPr="006534DB">
        <w:rPr>
          <w:b/>
          <w:lang w:eastAsia="x-none"/>
        </w:rPr>
        <w:t xml:space="preserve">= </w:t>
      </w:r>
      <w:r>
        <w:rPr>
          <w:b/>
          <w:lang w:eastAsia="x-none"/>
        </w:rPr>
        <w:t>4</w:t>
      </w:r>
      <w:r w:rsidRPr="006534DB">
        <w:rPr>
          <w:b/>
          <w:lang w:eastAsia="x-none"/>
        </w:rPr>
        <w:t>.</w:t>
      </w:r>
      <w:r>
        <w:rPr>
          <w:b/>
          <w:lang w:eastAsia="x-none"/>
        </w:rPr>
        <w:t>0</w:t>
      </w:r>
      <w:r w:rsidRPr="006534DB">
        <w:rPr>
          <w:b/>
          <w:lang w:eastAsia="x-none"/>
        </w:rPr>
        <w:t xml:space="preserve"> &amp; 6.0 mA, ∆t = 4 ns, </w:t>
      </w:r>
      <w:r w:rsidRPr="006534DB">
        <w:rPr>
          <w:rFonts w:ascii="Symbol" w:hAnsi="Symbol"/>
          <w:b/>
          <w:lang w:eastAsia="x-none"/>
        </w:rPr>
        <w:t></w:t>
      </w:r>
      <w:r w:rsidRPr="006534DB">
        <w:rPr>
          <w:rFonts w:ascii="Symbol" w:hAnsi="Symbol"/>
          <w:b/>
          <w:lang w:eastAsia="x-none"/>
        </w:rPr>
        <w:t></w:t>
      </w:r>
      <w:r w:rsidRPr="006534DB">
        <w:rPr>
          <w:b/>
          <w:lang w:eastAsia="x-none"/>
        </w:rPr>
        <w:t>= 3 ns.</w:t>
      </w:r>
    </w:p>
    <w:p w:rsidR="002E281B" w:rsidRDefault="002E281B" w:rsidP="000D0E65">
      <w:pPr>
        <w:spacing w:line="276" w:lineRule="auto"/>
        <w:ind w:left="90" w:right="90" w:hanging="450"/>
        <w:rPr>
          <w:b/>
          <w:lang w:eastAsia="x-none"/>
        </w:rPr>
      </w:pPr>
    </w:p>
    <w:p w:rsidR="002E281B" w:rsidRPr="001A49C2" w:rsidRDefault="002E281B" w:rsidP="000D0E65">
      <w:pPr>
        <w:spacing w:line="276" w:lineRule="auto"/>
        <w:ind w:left="90" w:right="90" w:hanging="450"/>
        <w:rPr>
          <w:lang w:eastAsia="x-none"/>
        </w:rPr>
      </w:pPr>
      <w:r w:rsidRPr="00A5450A">
        <w:rPr>
          <w:b/>
          <w:noProof/>
          <w:lang w:val="en-US"/>
        </w:rPr>
        <w:drawing>
          <wp:anchor distT="0" distB="0" distL="114300" distR="114300" simplePos="0" relativeHeight="251659264" behindDoc="1" locked="0" layoutInCell="1" allowOverlap="1" wp14:anchorId="6D71EC92" wp14:editId="468D8BB5">
            <wp:simplePos x="0" y="0"/>
            <wp:positionH relativeFrom="column">
              <wp:posOffset>131563</wp:posOffset>
            </wp:positionH>
            <wp:positionV relativeFrom="page">
              <wp:posOffset>1722474</wp:posOffset>
            </wp:positionV>
            <wp:extent cx="5760720" cy="3235325"/>
            <wp:effectExtent l="0" t="0" r="0" b="3175"/>
            <wp:wrapNone/>
            <wp:docPr id="10" name="Picture 10" descr="C:\Users\mrjoh\Pictures\SHNO_revised\0524\0524_final\s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joh\Pictures\SHNO_revised\0524\0524_final\s3.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5325"/>
                    </a:xfrm>
                    <a:prstGeom prst="rect">
                      <a:avLst/>
                    </a:prstGeom>
                    <a:noFill/>
                    <a:ln>
                      <a:noFill/>
                    </a:ln>
                  </pic:spPr>
                </pic:pic>
              </a:graphicData>
            </a:graphic>
          </wp:anchor>
        </w:drawing>
      </w:r>
    </w:p>
    <w:p w:rsidR="002E281B" w:rsidRDefault="002E281B" w:rsidP="000D0E65">
      <w:pPr>
        <w:ind w:left="90" w:right="90"/>
        <w:jc w:val="both"/>
        <w:rPr>
          <w:b/>
          <w:lang w:eastAsia="x-none"/>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noProof/>
        </w:rPr>
      </w:pPr>
    </w:p>
    <w:p w:rsidR="002E281B" w:rsidRDefault="002E281B" w:rsidP="000D0E65">
      <w:pPr>
        <w:ind w:left="90" w:right="90"/>
        <w:jc w:val="both"/>
        <w:rPr>
          <w:b/>
        </w:rPr>
      </w:pPr>
    </w:p>
    <w:p w:rsidR="002E281B" w:rsidRPr="00F82ECB" w:rsidRDefault="002E281B" w:rsidP="000D0E65">
      <w:pPr>
        <w:ind w:left="90" w:right="90"/>
        <w:jc w:val="both"/>
      </w:pPr>
      <w:r w:rsidRPr="007D6D6C">
        <w:rPr>
          <w:b/>
        </w:rPr>
        <w:t>Fig</w:t>
      </w:r>
      <w:r>
        <w:rPr>
          <w:b/>
        </w:rPr>
        <w:t>ure</w:t>
      </w:r>
      <w:r w:rsidRPr="007D6D6C">
        <w:rPr>
          <w:b/>
        </w:rPr>
        <w:t xml:space="preserve"> S</w:t>
      </w:r>
      <w:r>
        <w:rPr>
          <w:b/>
        </w:rPr>
        <w:t xml:space="preserve">2. </w:t>
      </w:r>
      <w:r w:rsidRPr="008B1238">
        <w:t>Fig</w:t>
      </w:r>
      <w:r>
        <w:t>ures</w:t>
      </w:r>
      <w:r w:rsidRPr="008B1238">
        <w:t xml:space="preserve"> </w:t>
      </w:r>
      <w:r w:rsidRPr="00A8419E">
        <w:rPr>
          <w:b/>
        </w:rPr>
        <w:t>a</w:t>
      </w:r>
      <w:r>
        <w:t xml:space="preserve"> and </w:t>
      </w:r>
      <w:r w:rsidRPr="00A8419E">
        <w:rPr>
          <w:b/>
        </w:rPr>
        <w:t>d</w:t>
      </w:r>
      <w:r>
        <w:t xml:space="preserve"> show the 4-bit binary input pulse patterns with input parameters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4.0</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3 ns</w:t>
      </w:r>
      <w:r>
        <w:t xml:space="preserve">, for the 4-bit patterns 0101 and 1010 respectively. For both pattern 0101 and pattern 1010, the Mx oscillation amplitudes in the Figs. </w:t>
      </w:r>
      <w:r w:rsidRPr="00FB766C">
        <w:rPr>
          <w:b/>
        </w:rPr>
        <w:t>b</w:t>
      </w:r>
      <w:r>
        <w:t xml:space="preserve"> and </w:t>
      </w:r>
      <w:r w:rsidRPr="00FB766C">
        <w:rPr>
          <w:b/>
        </w:rPr>
        <w:t>e</w:t>
      </w:r>
      <w:r>
        <w:t xml:space="preserve"> corresponding to the input bit 1 are the same. This prevents the separation of the two patterns as can be seen from the similar value of FFT amplitude </w:t>
      </w:r>
      <w:r w:rsidRPr="00FB766C">
        <w:t xml:space="preserve">in </w:t>
      </w:r>
      <w:r>
        <w:t xml:space="preserve">Figs </w:t>
      </w:r>
      <w:r w:rsidRPr="00FB766C">
        <w:rPr>
          <w:b/>
        </w:rPr>
        <w:t>c</w:t>
      </w:r>
      <w:r>
        <w:t xml:space="preserve"> and </w:t>
      </w:r>
      <w:r w:rsidRPr="00FB766C">
        <w:rPr>
          <w:b/>
        </w:rPr>
        <w:t>f</w:t>
      </w:r>
      <w:r>
        <w:t xml:space="preserve">. </w:t>
      </w:r>
      <w:r w:rsidRPr="008B1238">
        <w:t>Fig</w:t>
      </w:r>
      <w:r>
        <w:t>ures</w:t>
      </w:r>
      <w:r w:rsidRPr="008B1238">
        <w:t xml:space="preserve"> </w:t>
      </w:r>
      <w:r w:rsidRPr="00FB766C">
        <w:rPr>
          <w:b/>
        </w:rPr>
        <w:t>g</w:t>
      </w:r>
      <w:r>
        <w:t xml:space="preserve"> and </w:t>
      </w:r>
      <w:r w:rsidRPr="00FB766C">
        <w:rPr>
          <w:b/>
        </w:rPr>
        <w:t>j</w:t>
      </w:r>
      <w:r>
        <w:t xml:space="preserve"> show the 4-bit binary input pulse with input parameters with I</w:t>
      </w:r>
      <w:r w:rsidRPr="00FB766C">
        <w:rPr>
          <w:vertAlign w:val="subscript"/>
        </w:rPr>
        <w:t>1</w:t>
      </w:r>
      <w:r>
        <w:t xml:space="preserve"> in the nonlinear regime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6.0</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3 ns</w:t>
      </w:r>
      <w:r>
        <w:t xml:space="preserve">, for the 4-bit patterns 0101 and 1010 respectively. For both pattern 0101 and pattern 1010, the Mx response is auto-oscillations as shown in the Figures </w:t>
      </w:r>
      <w:r w:rsidRPr="00FB766C">
        <w:rPr>
          <w:b/>
        </w:rPr>
        <w:t xml:space="preserve">h </w:t>
      </w:r>
      <w:r>
        <w:t xml:space="preserve">and </w:t>
      </w:r>
      <w:r w:rsidRPr="00FB766C">
        <w:rPr>
          <w:b/>
        </w:rPr>
        <w:t>k</w:t>
      </w:r>
      <w:r>
        <w:rPr>
          <w:b/>
        </w:rPr>
        <w:t xml:space="preserve">, </w:t>
      </w:r>
      <w:r w:rsidRPr="00FB766C">
        <w:t>where</w:t>
      </w:r>
      <w:r>
        <w:rPr>
          <w:b/>
        </w:rPr>
        <w:t xml:space="preserve"> </w:t>
      </w:r>
      <w:r>
        <w:t xml:space="preserve">bit 1 pulses oscillate at the same amplitude level. This again prevents the separation of the two patterns as seen from the similar value of FFT amplitude at the filtering frequency of 9.0 GHz as shown the Figs </w:t>
      </w:r>
      <w:r w:rsidRPr="00FB766C">
        <w:rPr>
          <w:b/>
        </w:rPr>
        <w:t>i</w:t>
      </w:r>
      <w:r>
        <w:t xml:space="preserve"> and </w:t>
      </w:r>
      <w:r w:rsidRPr="00FB766C">
        <w:rPr>
          <w:b/>
        </w:rPr>
        <w:t>l</w:t>
      </w:r>
      <w:r>
        <w:t>.</w:t>
      </w:r>
    </w:p>
    <w:p w:rsidR="002E281B" w:rsidRDefault="002E281B" w:rsidP="000D0E65">
      <w:pPr>
        <w:ind w:left="90" w:right="90"/>
      </w:pPr>
      <w:r>
        <w:br w:type="page"/>
      </w:r>
    </w:p>
    <w:p w:rsidR="002E281B" w:rsidRPr="000C387B" w:rsidRDefault="002E281B" w:rsidP="000D0E65">
      <w:pPr>
        <w:spacing w:line="360" w:lineRule="auto"/>
        <w:ind w:left="90" w:right="90"/>
        <w:jc w:val="both"/>
        <w:rPr>
          <w:b/>
          <w:lang w:eastAsia="x-none"/>
        </w:rPr>
      </w:pPr>
      <w:r>
        <w:rPr>
          <w:b/>
          <w:lang w:eastAsia="x-none"/>
        </w:rPr>
        <w:t>Supplementary</w:t>
      </w:r>
      <w:r w:rsidRPr="001F2ED8">
        <w:rPr>
          <w:b/>
          <w:lang w:eastAsia="x-none"/>
        </w:rPr>
        <w:t xml:space="preserve"> </w:t>
      </w:r>
      <w:r w:rsidR="002A02E5" w:rsidRPr="001F2ED8">
        <w:rPr>
          <w:b/>
        </w:rPr>
        <w:t>material 3:</w:t>
      </w:r>
      <w:r w:rsidRPr="001F2ED8">
        <w:rPr>
          <w:b/>
          <w:lang w:eastAsia="x-none"/>
        </w:rPr>
        <w:t xml:space="preserve"> </w:t>
      </w:r>
      <w:r w:rsidRPr="000C387B">
        <w:rPr>
          <w:b/>
          <w:lang w:eastAsia="x-none"/>
        </w:rPr>
        <w:t>Investigation of magnetization dynamics and 4-bit digit pattern separation on modified pulse scheme with</w:t>
      </w:r>
      <w:r w:rsidRPr="000C387B">
        <w:rPr>
          <w:b/>
        </w:rPr>
        <w:t xml:space="preserve"> </w:t>
      </w:r>
      <w:r w:rsidRPr="000C387B">
        <w:rPr>
          <w:b/>
          <w:lang w:eastAsia="x-none"/>
        </w:rPr>
        <w:t>I</w:t>
      </w:r>
      <w:r w:rsidRPr="000C387B">
        <w:rPr>
          <w:b/>
          <w:vertAlign w:val="subscript"/>
          <w:lang w:eastAsia="x-none"/>
        </w:rPr>
        <w:t xml:space="preserve">0 </w:t>
      </w:r>
      <w:r w:rsidRPr="000C387B">
        <w:rPr>
          <w:b/>
          <w:lang w:eastAsia="x-none"/>
        </w:rPr>
        <w:t>= 0 mA, I</w:t>
      </w:r>
      <w:r w:rsidRPr="000C387B">
        <w:rPr>
          <w:b/>
          <w:vertAlign w:val="subscript"/>
          <w:lang w:eastAsia="x-none"/>
        </w:rPr>
        <w:t xml:space="preserve">1 </w:t>
      </w:r>
      <w:r w:rsidRPr="000C387B">
        <w:rPr>
          <w:b/>
          <w:lang w:eastAsia="x-none"/>
        </w:rPr>
        <w:t xml:space="preserve">= 3.5 mA, ∆t = 4 ns, </w:t>
      </w:r>
      <w:r w:rsidRPr="000C387B">
        <w:rPr>
          <w:rFonts w:ascii="Symbol" w:hAnsi="Symbol"/>
          <w:b/>
          <w:lang w:eastAsia="x-none"/>
        </w:rPr>
        <w:t></w:t>
      </w:r>
      <w:r w:rsidRPr="000C387B">
        <w:rPr>
          <w:rFonts w:ascii="Symbol" w:hAnsi="Symbol"/>
          <w:b/>
          <w:lang w:eastAsia="x-none"/>
        </w:rPr>
        <w:t></w:t>
      </w:r>
      <w:r w:rsidRPr="000C387B">
        <w:rPr>
          <w:b/>
          <w:lang w:eastAsia="x-none"/>
        </w:rPr>
        <w:t>= 1.5 ns &amp; 3.6 ns.</w:t>
      </w:r>
    </w:p>
    <w:p w:rsidR="002E281B" w:rsidRPr="002A3A3A" w:rsidRDefault="002E281B" w:rsidP="000D0E65">
      <w:pPr>
        <w:ind w:left="90" w:right="90"/>
      </w:pPr>
      <w:r w:rsidRPr="00A5450A">
        <w:rPr>
          <w:noProof/>
          <w:lang w:val="en-US"/>
        </w:rPr>
        <w:drawing>
          <wp:anchor distT="0" distB="0" distL="114300" distR="114300" simplePos="0" relativeHeight="251660288" behindDoc="1" locked="0" layoutInCell="1" allowOverlap="1" wp14:anchorId="3F358388" wp14:editId="0303DE03">
            <wp:simplePos x="0" y="0"/>
            <wp:positionH relativeFrom="column">
              <wp:posOffset>-4814</wp:posOffset>
            </wp:positionH>
            <wp:positionV relativeFrom="page">
              <wp:posOffset>1594057</wp:posOffset>
            </wp:positionV>
            <wp:extent cx="5760720" cy="3114040"/>
            <wp:effectExtent l="0" t="0" r="0" b="0"/>
            <wp:wrapNone/>
            <wp:docPr id="13" name="Picture 13" descr="C:\Users\mrjoh\Pictures\SHNO_revised\0524\0524_final\s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joh\Pictures\SHNO_revised\0524\0524_final\s4.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14040"/>
                    </a:xfrm>
                    <a:prstGeom prst="rect">
                      <a:avLst/>
                    </a:prstGeom>
                    <a:noFill/>
                    <a:ln>
                      <a:noFill/>
                    </a:ln>
                  </pic:spPr>
                </pic:pic>
              </a:graphicData>
            </a:graphic>
          </wp:anchor>
        </w:drawing>
      </w:r>
    </w:p>
    <w:p w:rsidR="002E281B" w:rsidRDefault="002E281B" w:rsidP="000D0E65">
      <w:pPr>
        <w:ind w:left="90" w:right="90"/>
      </w:pPr>
    </w:p>
    <w:p w:rsidR="002E281B"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Pr="002A3A3A" w:rsidRDefault="002E281B" w:rsidP="000D0E65">
      <w:pPr>
        <w:ind w:left="90" w:right="90"/>
      </w:pPr>
    </w:p>
    <w:p w:rsidR="002E281B" w:rsidRDefault="002E281B" w:rsidP="000D0E65">
      <w:pPr>
        <w:ind w:left="90" w:right="90"/>
      </w:pPr>
    </w:p>
    <w:p w:rsidR="002E281B" w:rsidRDefault="002E281B" w:rsidP="000D0E65">
      <w:pPr>
        <w:ind w:left="90" w:right="90"/>
      </w:pPr>
    </w:p>
    <w:p w:rsidR="002E281B" w:rsidRDefault="002E281B" w:rsidP="000D0E65">
      <w:pPr>
        <w:tabs>
          <w:tab w:val="left" w:pos="945"/>
        </w:tabs>
        <w:ind w:left="90" w:right="90"/>
        <w:rPr>
          <w:b/>
        </w:rPr>
      </w:pPr>
    </w:p>
    <w:p w:rsidR="002E281B" w:rsidRDefault="002E281B" w:rsidP="000D0E65">
      <w:pPr>
        <w:tabs>
          <w:tab w:val="left" w:pos="945"/>
        </w:tabs>
        <w:ind w:left="90" w:right="90"/>
        <w:rPr>
          <w:b/>
        </w:rPr>
      </w:pPr>
    </w:p>
    <w:p w:rsidR="002E281B" w:rsidRDefault="002E281B" w:rsidP="000D0E65">
      <w:pPr>
        <w:tabs>
          <w:tab w:val="left" w:pos="945"/>
        </w:tabs>
        <w:ind w:left="90" w:right="90"/>
        <w:rPr>
          <w:b/>
        </w:rPr>
      </w:pPr>
    </w:p>
    <w:p w:rsidR="002E281B" w:rsidRDefault="002E281B" w:rsidP="000D0E65">
      <w:pPr>
        <w:tabs>
          <w:tab w:val="left" w:pos="945"/>
        </w:tabs>
        <w:ind w:left="90" w:right="90"/>
        <w:rPr>
          <w:b/>
        </w:rPr>
      </w:pPr>
    </w:p>
    <w:p w:rsidR="002E281B" w:rsidRPr="00F82ECB" w:rsidRDefault="002E281B" w:rsidP="000D0E65">
      <w:pPr>
        <w:ind w:left="90" w:right="90"/>
        <w:jc w:val="both"/>
      </w:pPr>
      <w:r w:rsidRPr="007D6D6C">
        <w:rPr>
          <w:b/>
        </w:rPr>
        <w:t>Fig</w:t>
      </w:r>
      <w:r>
        <w:rPr>
          <w:b/>
        </w:rPr>
        <w:t>ure</w:t>
      </w:r>
      <w:r w:rsidRPr="007D6D6C">
        <w:rPr>
          <w:b/>
        </w:rPr>
        <w:t xml:space="preserve"> S</w:t>
      </w:r>
      <w:r>
        <w:rPr>
          <w:b/>
        </w:rPr>
        <w:t xml:space="preserve">3. </w:t>
      </w:r>
      <w:r>
        <w:t>Figure</w:t>
      </w:r>
      <w:r w:rsidRPr="008B1238">
        <w:t xml:space="preserve">. </w:t>
      </w:r>
      <w:r>
        <w:rPr>
          <w:b/>
        </w:rPr>
        <w:t>a</w:t>
      </w:r>
      <w:r>
        <w:t>(</w:t>
      </w:r>
      <w:r w:rsidRPr="00FB766C">
        <w:rPr>
          <w:b/>
        </w:rPr>
        <w:t>d</w:t>
      </w:r>
      <w:r>
        <w:t xml:space="preserve">) shows the 4-bit binary input pulse with input parameters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3.5</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(3.6ns)</w:t>
      </w:r>
      <w:r>
        <w:t xml:space="preserve">, for the 4-bit pattern 1111.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t xml:space="preserve"> (Fig. </w:t>
      </w:r>
      <w:r w:rsidRPr="00FB766C">
        <w:rPr>
          <w:b/>
        </w:rPr>
        <w:t>b</w:t>
      </w:r>
      <w:r>
        <w:t xml:space="preserve">), due to  the relaxation of the excited small angle precession, Mx amplitudes corresponding to each of input bit 1 pulses are the same. However,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3.6 </w:t>
      </w:r>
      <w:r w:rsidRPr="00404FC0">
        <w:rPr>
          <w:lang w:eastAsia="x-none"/>
        </w:rPr>
        <w:t>ns</w:t>
      </w:r>
      <w:r>
        <w:t xml:space="preserve"> (Fig. </w:t>
      </w:r>
      <w:r w:rsidRPr="00FB766C">
        <w:rPr>
          <w:b/>
        </w:rPr>
        <w:t>e</w:t>
      </w:r>
      <w:r>
        <w:t>), the next bit 1 pulse arrives before the relaxation of the previously excited Mx</w:t>
      </w:r>
      <w:r>
        <w:rPr>
          <w:vertAlign w:val="subscript"/>
        </w:rPr>
        <w:t xml:space="preserve"> </w:t>
      </w:r>
      <w:r>
        <w:t xml:space="preserve">precession, leading to progressively increasing amplitudes of oscillation. Figures </w:t>
      </w:r>
      <w:r w:rsidRPr="00FB766C">
        <w:rPr>
          <w:b/>
        </w:rPr>
        <w:t>c</w:t>
      </w:r>
      <w:r>
        <w:t xml:space="preserve"> and </w:t>
      </w:r>
      <w:r w:rsidRPr="00FB766C">
        <w:rPr>
          <w:b/>
        </w:rPr>
        <w:t>f</w:t>
      </w:r>
      <w:r>
        <w:t xml:space="preserve"> give the FFT amplitude spectra for 4-bit pattern 1111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&amp; 3.6 ns respectively.</w:t>
      </w:r>
      <w:r>
        <w:t xml:space="preserve"> Figure</w:t>
      </w:r>
      <w:r w:rsidRPr="008B1238">
        <w:t xml:space="preserve"> </w:t>
      </w:r>
      <w:r w:rsidRPr="00FB766C">
        <w:rPr>
          <w:b/>
        </w:rPr>
        <w:t>g</w:t>
      </w:r>
      <w:r>
        <w:t xml:space="preserve"> (</w:t>
      </w:r>
      <w:r w:rsidRPr="00FB766C">
        <w:rPr>
          <w:b/>
        </w:rPr>
        <w:t>j</w:t>
      </w:r>
      <w:r>
        <w:t xml:space="preserve">) shows the 4-bit binary input pulse with input parameters </w:t>
      </w:r>
      <w:r w:rsidRPr="00404FC0">
        <w:rPr>
          <w:lang w:eastAsia="x-none"/>
        </w:rPr>
        <w:t>I</w:t>
      </w:r>
      <w:r w:rsidRPr="00404FC0">
        <w:rPr>
          <w:vertAlign w:val="subscript"/>
          <w:lang w:eastAsia="x-none"/>
        </w:rPr>
        <w:t xml:space="preserve">0 </w:t>
      </w:r>
      <w:r w:rsidRPr="00404FC0">
        <w:rPr>
          <w:lang w:eastAsia="x-none"/>
        </w:rPr>
        <w:t>= 0, I</w:t>
      </w:r>
      <w:r w:rsidRPr="00404FC0">
        <w:rPr>
          <w:vertAlign w:val="subscript"/>
          <w:lang w:eastAsia="x-none"/>
        </w:rPr>
        <w:t xml:space="preserve">1 </w:t>
      </w:r>
      <w:r>
        <w:rPr>
          <w:lang w:eastAsia="x-none"/>
        </w:rPr>
        <w:t>= 3.5</w:t>
      </w:r>
      <w:r w:rsidRPr="00404FC0">
        <w:rPr>
          <w:lang w:eastAsia="x-none"/>
        </w:rPr>
        <w:t xml:space="preserve"> mA</w:t>
      </w:r>
      <w:r>
        <w:rPr>
          <w:lang w:eastAsia="x-none"/>
        </w:rPr>
        <w:t>, ∆t = 4 ns and</w:t>
      </w:r>
      <w:r w:rsidRPr="00404FC0">
        <w:rPr>
          <w:lang w:eastAsia="x-none"/>
        </w:rPr>
        <w:t xml:space="preserve">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(3.6ns)</w:t>
      </w:r>
      <w:r>
        <w:t xml:space="preserve">, for the 4-bit pattern 0101. For both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w:t>
      </w:r>
      <w:r>
        <w:t xml:space="preserve">(Fig. </w:t>
      </w:r>
      <w:r w:rsidRPr="00FB766C">
        <w:rPr>
          <w:b/>
        </w:rPr>
        <w:t>h</w:t>
      </w:r>
      <w:r>
        <w:t xml:space="preserve">) and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3.6 </w:t>
      </w:r>
      <w:r w:rsidRPr="00404FC0">
        <w:rPr>
          <w:lang w:eastAsia="x-none"/>
        </w:rPr>
        <w:t>ns</w:t>
      </w:r>
      <w:r>
        <w:t xml:space="preserve"> (Fig. </w:t>
      </w:r>
      <w:r w:rsidRPr="00FB766C">
        <w:rPr>
          <w:b/>
        </w:rPr>
        <w:t>k</w:t>
      </w:r>
      <w:r>
        <w:t xml:space="preserve">), the Mx amplitudes corresponding to both the bit 1 pulses are the same. Figures </w:t>
      </w:r>
      <w:r w:rsidRPr="00FB766C">
        <w:rPr>
          <w:b/>
        </w:rPr>
        <w:t>i</w:t>
      </w:r>
      <w:r>
        <w:t xml:space="preserve"> and </w:t>
      </w:r>
      <w:r w:rsidRPr="00FB766C">
        <w:rPr>
          <w:b/>
        </w:rPr>
        <w:t>l</w:t>
      </w:r>
      <w:r>
        <w:t xml:space="preserve"> give the FFT amplitude spectra for 4-bit pattern 1111 for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rPr>
          <w:lang w:eastAsia="x-none"/>
        </w:rPr>
        <w:t xml:space="preserve"> &amp; 3.6 ns respectively.</w:t>
      </w:r>
      <w:r>
        <w:t xml:space="preserve"> Similar to Supporting information section S3, this prevents the separation of any cyclic permutations of 4-bit patterns for both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1.5 </w:t>
      </w:r>
      <w:r w:rsidRPr="00404FC0">
        <w:rPr>
          <w:lang w:eastAsia="x-none"/>
        </w:rPr>
        <w:t>ns</w:t>
      </w:r>
      <w:r>
        <w:t xml:space="preserve"> and </w:t>
      </w:r>
      <w:r w:rsidRPr="00404FC0">
        <w:rPr>
          <w:rFonts w:ascii="Symbol" w:hAnsi="Symbol"/>
          <w:lang w:eastAsia="x-none"/>
        </w:rPr>
        <w:t></w:t>
      </w:r>
      <w:r w:rsidRPr="00404FC0">
        <w:rPr>
          <w:rFonts w:ascii="Symbol" w:hAnsi="Symbol"/>
          <w:lang w:eastAsia="x-none"/>
        </w:rPr>
        <w:t></w:t>
      </w:r>
      <w:r w:rsidRPr="00404FC0">
        <w:rPr>
          <w:lang w:eastAsia="x-none"/>
        </w:rPr>
        <w:t xml:space="preserve">= </w:t>
      </w:r>
      <w:r>
        <w:rPr>
          <w:lang w:eastAsia="x-none"/>
        </w:rPr>
        <w:t xml:space="preserve">3.6 </w:t>
      </w:r>
      <w:r w:rsidRPr="00404FC0">
        <w:rPr>
          <w:lang w:eastAsia="x-none"/>
        </w:rPr>
        <w:t>ns</w:t>
      </w:r>
      <w:r>
        <w:rPr>
          <w:lang w:eastAsia="x-none"/>
        </w:rPr>
        <w:t>.</w:t>
      </w:r>
      <w:r>
        <w:t xml:space="preserve"> </w:t>
      </w:r>
    </w:p>
    <w:p w:rsidR="002E281B" w:rsidRDefault="002E281B" w:rsidP="000D0E65">
      <w:pPr>
        <w:tabs>
          <w:tab w:val="left" w:pos="945"/>
        </w:tabs>
        <w:ind w:left="90" w:right="90"/>
      </w:pPr>
    </w:p>
    <w:p w:rsidR="002E281B" w:rsidRDefault="002E281B" w:rsidP="000D0E65">
      <w:pPr>
        <w:ind w:left="90" w:right="90"/>
      </w:pPr>
      <w:r>
        <w:br w:type="page"/>
      </w:r>
    </w:p>
    <w:p w:rsidR="002E281B" w:rsidRDefault="002E281B" w:rsidP="000D0E65">
      <w:pPr>
        <w:spacing w:line="360" w:lineRule="auto"/>
        <w:ind w:left="90" w:right="90"/>
        <w:jc w:val="both"/>
        <w:rPr>
          <w:b/>
          <w:lang w:eastAsia="x-none"/>
        </w:rPr>
      </w:pPr>
      <w:r>
        <w:rPr>
          <w:b/>
          <w:lang w:eastAsia="x-none"/>
        </w:rPr>
        <w:t xml:space="preserve">Supplementary </w:t>
      </w:r>
      <w:r w:rsidR="001F2ED8" w:rsidRPr="001F2ED8">
        <w:rPr>
          <w:b/>
        </w:rPr>
        <w:t xml:space="preserve">material </w:t>
      </w:r>
      <w:r w:rsidR="001F2ED8">
        <w:rPr>
          <w:b/>
        </w:rPr>
        <w:t>4</w:t>
      </w:r>
      <w:r w:rsidR="001F2ED8" w:rsidRPr="001F2ED8">
        <w:rPr>
          <w:b/>
        </w:rPr>
        <w:t>:</w:t>
      </w:r>
      <w:r w:rsidRPr="006534DB">
        <w:rPr>
          <w:b/>
          <w:lang w:eastAsia="x-none"/>
        </w:rPr>
        <w:t xml:space="preserve"> </w:t>
      </w:r>
      <w:r w:rsidRPr="0029789A">
        <w:rPr>
          <w:b/>
          <w:lang w:eastAsia="x-none"/>
        </w:rPr>
        <w:t xml:space="preserve">Magnetization </w:t>
      </w:r>
      <w:r>
        <w:rPr>
          <w:b/>
          <w:lang w:eastAsia="x-none"/>
        </w:rPr>
        <w:t xml:space="preserve">dynamics of 16 combinations of </w:t>
      </w:r>
      <w:r w:rsidRPr="0029789A">
        <w:rPr>
          <w:b/>
          <w:lang w:eastAsia="x-none"/>
        </w:rPr>
        <w:t>4-bit digit pattern separation on modified</w:t>
      </w:r>
      <w:r>
        <w:rPr>
          <w:b/>
          <w:lang w:eastAsia="x-none"/>
        </w:rPr>
        <w:t xml:space="preserve"> </w:t>
      </w:r>
      <w:r w:rsidRPr="0029789A">
        <w:rPr>
          <w:b/>
          <w:lang w:eastAsia="x-none"/>
        </w:rPr>
        <w:t>pulse scheme with I</w:t>
      </w:r>
      <w:r w:rsidRPr="0029789A">
        <w:rPr>
          <w:b/>
          <w:vertAlign w:val="subscript"/>
          <w:lang w:eastAsia="x-none"/>
        </w:rPr>
        <w:t xml:space="preserve">e </w:t>
      </w:r>
      <w:r w:rsidRPr="0029789A">
        <w:rPr>
          <w:b/>
          <w:lang w:eastAsia="x-none"/>
        </w:rPr>
        <w:t xml:space="preserve">= 3.0 mA, </w:t>
      </w:r>
      <w:r w:rsidRPr="0029789A">
        <w:rPr>
          <w:b/>
        </w:rPr>
        <w:t xml:space="preserve">δ </w:t>
      </w:r>
      <w:r w:rsidRPr="0029789A">
        <w:rPr>
          <w:b/>
          <w:lang w:eastAsia="x-none"/>
        </w:rPr>
        <w:t>= 5 ns, I</w:t>
      </w:r>
      <w:r w:rsidRPr="0029789A">
        <w:rPr>
          <w:b/>
          <w:vertAlign w:val="subscript"/>
          <w:lang w:eastAsia="x-none"/>
        </w:rPr>
        <w:t xml:space="preserve">0 </w:t>
      </w:r>
      <w:r w:rsidRPr="0029789A">
        <w:rPr>
          <w:b/>
          <w:lang w:eastAsia="x-none"/>
        </w:rPr>
        <w:t>= 1.2 mA, I</w:t>
      </w:r>
      <w:r w:rsidRPr="0029789A">
        <w:rPr>
          <w:b/>
          <w:vertAlign w:val="subscript"/>
          <w:lang w:eastAsia="x-none"/>
        </w:rPr>
        <w:t xml:space="preserve">1 </w:t>
      </w:r>
      <w:r w:rsidRPr="0029789A">
        <w:rPr>
          <w:b/>
          <w:lang w:eastAsia="x-none"/>
        </w:rPr>
        <w:t xml:space="preserve">= 2.4 mA, ∆t = 4 ns, </w:t>
      </w:r>
      <w:r w:rsidRPr="0029789A">
        <w:rPr>
          <w:rFonts w:ascii="Symbol" w:hAnsi="Symbol"/>
          <w:b/>
          <w:lang w:eastAsia="x-none"/>
        </w:rPr>
        <w:t></w:t>
      </w:r>
      <w:r w:rsidRPr="0029789A">
        <w:rPr>
          <w:rFonts w:ascii="Symbol" w:hAnsi="Symbol"/>
          <w:b/>
          <w:lang w:eastAsia="x-none"/>
        </w:rPr>
        <w:t></w:t>
      </w:r>
      <w:r w:rsidRPr="0029789A">
        <w:rPr>
          <w:b/>
          <w:lang w:eastAsia="x-none"/>
        </w:rPr>
        <w:t>= 3.0 ns</w:t>
      </w:r>
      <w:r>
        <w:rPr>
          <w:b/>
          <w:lang w:eastAsia="x-none"/>
        </w:rPr>
        <w:t xml:space="preserve">. </w:t>
      </w:r>
    </w:p>
    <w:p w:rsidR="002E281B" w:rsidRDefault="002E281B" w:rsidP="000D0E65">
      <w:pPr>
        <w:spacing w:line="360" w:lineRule="auto"/>
        <w:ind w:left="90" w:right="90"/>
        <w:jc w:val="both"/>
        <w:rPr>
          <w:b/>
          <w:lang w:eastAsia="x-none"/>
        </w:rPr>
      </w:pPr>
      <w:r w:rsidRPr="00025AA8">
        <w:rPr>
          <w:b/>
          <w:noProof/>
          <w:lang w:val="en-US"/>
        </w:rPr>
        <w:drawing>
          <wp:anchor distT="0" distB="0" distL="114300" distR="114300" simplePos="0" relativeHeight="251661312" behindDoc="1" locked="0" layoutInCell="1" allowOverlap="1" wp14:anchorId="4668D841" wp14:editId="3F3D142D">
            <wp:simplePos x="0" y="0"/>
            <wp:positionH relativeFrom="column">
              <wp:posOffset>3810</wp:posOffset>
            </wp:positionH>
            <wp:positionV relativeFrom="page">
              <wp:posOffset>1966979</wp:posOffset>
            </wp:positionV>
            <wp:extent cx="5760720" cy="2973070"/>
            <wp:effectExtent l="0" t="0" r="0" b="0"/>
            <wp:wrapNone/>
            <wp:docPr id="14" name="Picture 14" descr="C:\Users\mrjoh\Pictures\SHNO_revised\0524\0524_final\s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joh\Pictures\SHNO_revised\0524\0524_final\s5.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73070"/>
                    </a:xfrm>
                    <a:prstGeom prst="rect">
                      <a:avLst/>
                    </a:prstGeom>
                    <a:noFill/>
                    <a:ln>
                      <a:noFill/>
                    </a:ln>
                  </pic:spPr>
                </pic:pic>
              </a:graphicData>
            </a:graphic>
          </wp:anchor>
        </w:drawing>
      </w:r>
    </w:p>
    <w:p w:rsidR="002E281B" w:rsidRPr="006534DB" w:rsidRDefault="002E281B" w:rsidP="000D0E65">
      <w:pPr>
        <w:spacing w:line="360" w:lineRule="auto"/>
        <w:ind w:left="90" w:right="90"/>
        <w:jc w:val="both"/>
        <w:rPr>
          <w:b/>
          <w:lang w:eastAsia="x-none"/>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DF5873"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tabs>
          <w:tab w:val="left" w:pos="1057"/>
        </w:tabs>
        <w:ind w:left="90" w:right="90"/>
        <w:jc w:val="both"/>
        <w:rPr>
          <w:b/>
        </w:rPr>
      </w:pPr>
    </w:p>
    <w:p w:rsidR="002E281B" w:rsidRDefault="002E281B" w:rsidP="000D0E65">
      <w:pPr>
        <w:tabs>
          <w:tab w:val="left" w:pos="1057"/>
        </w:tabs>
        <w:ind w:left="90" w:right="90"/>
        <w:jc w:val="both"/>
        <w:rPr>
          <w:b/>
        </w:rPr>
      </w:pPr>
    </w:p>
    <w:p w:rsidR="002E281B" w:rsidRPr="0000182A" w:rsidRDefault="002E281B" w:rsidP="000D0E65">
      <w:pPr>
        <w:ind w:left="90" w:right="90"/>
        <w:jc w:val="both"/>
        <w:rPr>
          <w:b/>
          <w:lang w:eastAsia="x-none"/>
        </w:rPr>
      </w:pPr>
      <w:r w:rsidRPr="007D6D6C">
        <w:rPr>
          <w:b/>
        </w:rPr>
        <w:t>Fig</w:t>
      </w:r>
      <w:r>
        <w:rPr>
          <w:b/>
        </w:rPr>
        <w:t>ure</w:t>
      </w:r>
      <w:r w:rsidRPr="007D6D6C">
        <w:rPr>
          <w:b/>
        </w:rPr>
        <w:t>. S</w:t>
      </w:r>
      <w:r>
        <w:rPr>
          <w:b/>
        </w:rPr>
        <w:t>4</w:t>
      </w:r>
      <w:r w:rsidRPr="007D6D6C">
        <w:rPr>
          <w:b/>
        </w:rPr>
        <w:t>.</w:t>
      </w:r>
      <w:r>
        <w:t xml:space="preserve"> Figure </w:t>
      </w:r>
      <w:r w:rsidRPr="006B0DE5">
        <w:rPr>
          <w:b/>
        </w:rPr>
        <w:t>a</w:t>
      </w:r>
      <w:r>
        <w:t xml:space="preserve"> shows the magnetization </w:t>
      </w:r>
      <w:r w:rsidRPr="007D6D6C">
        <w:t xml:space="preserve">dynamics </w:t>
      </w:r>
      <w:r>
        <w:t xml:space="preserve">corresponding to the 16 different 4-bit input patterns for the modified pulse scheme with input parameters </w:t>
      </w:r>
      <w:r w:rsidRPr="00E754E7">
        <w:rPr>
          <w:lang w:eastAsia="x-none"/>
        </w:rPr>
        <w:t>I</w:t>
      </w:r>
      <w:r w:rsidRPr="00E754E7">
        <w:rPr>
          <w:vertAlign w:val="subscript"/>
          <w:lang w:eastAsia="x-none"/>
        </w:rPr>
        <w:t xml:space="preserve">e </w:t>
      </w:r>
      <w:r w:rsidRPr="00E754E7">
        <w:rPr>
          <w:lang w:eastAsia="x-none"/>
        </w:rPr>
        <w:t xml:space="preserve">= 3.0 mA, </w:t>
      </w:r>
      <w:r w:rsidRPr="00E754E7">
        <w:t xml:space="preserve">δ </w:t>
      </w:r>
      <w:r w:rsidRPr="00E754E7">
        <w:rPr>
          <w:lang w:eastAsia="x-none"/>
        </w:rPr>
        <w:t>= 5 ns, I</w:t>
      </w:r>
      <w:r w:rsidRPr="00E754E7">
        <w:rPr>
          <w:vertAlign w:val="subscript"/>
          <w:lang w:eastAsia="x-none"/>
        </w:rPr>
        <w:t xml:space="preserve">0 </w:t>
      </w:r>
      <w:r w:rsidRPr="00E754E7">
        <w:rPr>
          <w:lang w:eastAsia="x-none"/>
        </w:rPr>
        <w:t>= 1.2 mA, I</w:t>
      </w:r>
      <w:r w:rsidRPr="00E754E7">
        <w:rPr>
          <w:vertAlign w:val="subscript"/>
          <w:lang w:eastAsia="x-none"/>
        </w:rPr>
        <w:t xml:space="preserve">1 </w:t>
      </w:r>
      <w:r w:rsidRPr="00E754E7">
        <w:rPr>
          <w:lang w:eastAsia="x-none"/>
        </w:rPr>
        <w:t xml:space="preserve">= 2.4 mA, ∆t = 4 ns, </w:t>
      </w:r>
      <w:r w:rsidRPr="00E754E7">
        <w:rPr>
          <w:rFonts w:ascii="Symbol" w:hAnsi="Symbol"/>
          <w:lang w:eastAsia="x-none"/>
        </w:rPr>
        <w:t></w:t>
      </w:r>
      <w:r w:rsidRPr="00E754E7">
        <w:rPr>
          <w:rFonts w:ascii="Symbol" w:hAnsi="Symbol"/>
          <w:lang w:eastAsia="x-none"/>
        </w:rPr>
        <w:t></w:t>
      </w:r>
      <w:r w:rsidRPr="00E754E7">
        <w:rPr>
          <w:lang w:eastAsia="x-none"/>
        </w:rPr>
        <w:t>= 3.0 ns</w:t>
      </w:r>
      <w:r>
        <w:rPr>
          <w:lang w:eastAsia="x-none"/>
        </w:rPr>
        <w:t xml:space="preserve">. Figure </w:t>
      </w:r>
      <w:r w:rsidRPr="006B0DE5">
        <w:rPr>
          <w:b/>
          <w:lang w:eastAsia="x-none"/>
        </w:rPr>
        <w:t>b</w:t>
      </w:r>
      <w:r>
        <w:rPr>
          <w:lang w:eastAsia="x-none"/>
        </w:rPr>
        <w:t xml:space="preserve"> gives the FFT amplitude spectra corresponding to the 16 different 4-bit input patterns. Note that the FFTs are calculated using Mx</w:t>
      </w:r>
      <w:r>
        <w:rPr>
          <w:vertAlign w:val="subscript"/>
          <w:lang w:eastAsia="x-none"/>
        </w:rPr>
        <w:t xml:space="preserve"> </w:t>
      </w:r>
      <w:r>
        <w:rPr>
          <w:lang w:eastAsia="x-none"/>
        </w:rPr>
        <w:t>in the range of the input patterns as shown in the 0000 bit pattern.</w:t>
      </w:r>
    </w:p>
    <w:p w:rsidR="002E281B" w:rsidRDefault="002E281B" w:rsidP="000D0E65">
      <w:pPr>
        <w:tabs>
          <w:tab w:val="left" w:pos="1057"/>
        </w:tabs>
        <w:ind w:left="90" w:right="90"/>
        <w:jc w:val="both"/>
        <w:rPr>
          <w:lang w:eastAsia="x-none"/>
        </w:rPr>
      </w:pPr>
      <w:r>
        <w:t xml:space="preserve">  </w:t>
      </w:r>
    </w:p>
    <w:p w:rsidR="002E281B" w:rsidRDefault="002E281B" w:rsidP="000D0E65">
      <w:pPr>
        <w:ind w:left="90" w:right="90"/>
        <w:rPr>
          <w:lang w:eastAsia="x-none"/>
        </w:rPr>
      </w:pPr>
      <w:r>
        <w:rPr>
          <w:lang w:eastAsia="x-none"/>
        </w:rPr>
        <w:t xml:space="preserve"> </w:t>
      </w:r>
    </w:p>
    <w:p w:rsidR="002E281B" w:rsidRDefault="002E281B" w:rsidP="000D0E65">
      <w:pPr>
        <w:ind w:left="90" w:right="90"/>
        <w:rPr>
          <w:lang w:eastAsia="x-none"/>
        </w:rPr>
      </w:pPr>
      <w:r>
        <w:rPr>
          <w:lang w:eastAsia="x-none"/>
        </w:rPr>
        <w:br w:type="page"/>
      </w:r>
    </w:p>
    <w:p w:rsidR="002E281B" w:rsidRDefault="002E281B" w:rsidP="000D0E65">
      <w:pPr>
        <w:spacing w:line="360" w:lineRule="auto"/>
        <w:ind w:left="90" w:right="90"/>
        <w:rPr>
          <w:b/>
          <w:lang w:eastAsia="x-none"/>
        </w:rPr>
      </w:pPr>
      <w:r>
        <w:rPr>
          <w:b/>
          <w:lang w:eastAsia="x-none"/>
        </w:rPr>
        <w:t>Supplementary</w:t>
      </w:r>
      <w:r w:rsidRPr="001F2ED8">
        <w:rPr>
          <w:b/>
          <w:lang w:eastAsia="x-none"/>
        </w:rPr>
        <w:t xml:space="preserve"> </w:t>
      </w:r>
      <w:r w:rsidR="001F2ED8" w:rsidRPr="001F2ED8">
        <w:rPr>
          <w:b/>
        </w:rPr>
        <w:t>material 5:</w:t>
      </w:r>
      <w:r w:rsidRPr="007D6D6C">
        <w:rPr>
          <w:b/>
          <w:lang w:eastAsia="x-none"/>
        </w:rPr>
        <w:t xml:space="preserve"> </w:t>
      </w:r>
      <w:r w:rsidRPr="00CF36C3">
        <w:rPr>
          <w:b/>
          <w:lang w:eastAsia="x-none"/>
        </w:rPr>
        <w:t>Investigation of magnetization dynamics and 4-bit digit pattern separation on modified pulse scheme with I</w:t>
      </w:r>
      <w:r w:rsidRPr="00CF36C3">
        <w:rPr>
          <w:b/>
          <w:vertAlign w:val="subscript"/>
          <w:lang w:eastAsia="x-none"/>
        </w:rPr>
        <w:t xml:space="preserve">e </w:t>
      </w:r>
      <w:r w:rsidRPr="00CF36C3">
        <w:rPr>
          <w:b/>
          <w:lang w:eastAsia="x-none"/>
        </w:rPr>
        <w:t xml:space="preserve">=1.4 mA, </w:t>
      </w:r>
      <w:r w:rsidRPr="00CF36C3">
        <w:rPr>
          <w:b/>
        </w:rPr>
        <w:t xml:space="preserve">δ </w:t>
      </w:r>
      <w:r w:rsidRPr="00CF36C3">
        <w:rPr>
          <w:b/>
          <w:lang w:eastAsia="x-none"/>
        </w:rPr>
        <w:t>=5 ns, I</w:t>
      </w:r>
      <w:r w:rsidRPr="00CF36C3">
        <w:rPr>
          <w:b/>
          <w:vertAlign w:val="subscript"/>
          <w:lang w:eastAsia="x-none"/>
        </w:rPr>
        <w:t xml:space="preserve">0 </w:t>
      </w:r>
      <w:r w:rsidRPr="00CF36C3">
        <w:rPr>
          <w:b/>
          <w:lang w:eastAsia="x-none"/>
        </w:rPr>
        <w:t>=</w:t>
      </w:r>
      <w:r>
        <w:rPr>
          <w:b/>
          <w:lang w:eastAsia="x-none"/>
        </w:rPr>
        <w:t>1.2</w:t>
      </w:r>
      <w:r w:rsidRPr="00CF36C3">
        <w:rPr>
          <w:b/>
          <w:lang w:eastAsia="x-none"/>
        </w:rPr>
        <w:t xml:space="preserve"> mA, I</w:t>
      </w:r>
      <w:r w:rsidRPr="00CF36C3">
        <w:rPr>
          <w:b/>
          <w:vertAlign w:val="subscript"/>
          <w:lang w:eastAsia="x-none"/>
        </w:rPr>
        <w:t xml:space="preserve">1 </w:t>
      </w:r>
      <w:r w:rsidRPr="00CF36C3">
        <w:rPr>
          <w:b/>
          <w:lang w:eastAsia="x-none"/>
        </w:rPr>
        <w:t>=</w:t>
      </w:r>
      <w:r>
        <w:rPr>
          <w:b/>
          <w:lang w:eastAsia="x-none"/>
        </w:rPr>
        <w:t>2.4</w:t>
      </w:r>
      <w:r w:rsidRPr="00CF36C3">
        <w:rPr>
          <w:b/>
          <w:lang w:eastAsia="x-none"/>
        </w:rPr>
        <w:t xml:space="preserve"> mA, ∆t =4 ns, </w:t>
      </w:r>
      <w:r w:rsidRPr="00CF36C3">
        <w:rPr>
          <w:rFonts w:ascii="Symbol" w:hAnsi="Symbol"/>
          <w:b/>
          <w:lang w:eastAsia="x-none"/>
        </w:rPr>
        <w:t></w:t>
      </w:r>
      <w:r w:rsidRPr="00CF36C3">
        <w:rPr>
          <w:rFonts w:ascii="Symbol" w:hAnsi="Symbol"/>
          <w:b/>
          <w:lang w:eastAsia="x-none"/>
        </w:rPr>
        <w:t></w:t>
      </w:r>
      <w:r w:rsidRPr="00CF36C3">
        <w:rPr>
          <w:b/>
          <w:lang w:eastAsia="x-none"/>
        </w:rPr>
        <w:t>=3ns.</w:t>
      </w:r>
    </w:p>
    <w:p w:rsidR="002E281B" w:rsidRDefault="008078FF" w:rsidP="000D0E65">
      <w:pPr>
        <w:ind w:left="90" w:right="90"/>
        <w:jc w:val="both"/>
        <w:rPr>
          <w:b/>
          <w:lang w:eastAsia="x-none"/>
        </w:rPr>
      </w:pPr>
      <w:r w:rsidRPr="00025AA8">
        <w:rPr>
          <w:b/>
          <w:noProof/>
          <w:lang w:val="en-US"/>
        </w:rPr>
        <w:drawing>
          <wp:anchor distT="0" distB="0" distL="114300" distR="114300" simplePos="0" relativeHeight="251662336" behindDoc="1" locked="0" layoutInCell="1" allowOverlap="1" wp14:anchorId="253BD5AB" wp14:editId="0380DA5D">
            <wp:simplePos x="0" y="0"/>
            <wp:positionH relativeFrom="column">
              <wp:posOffset>46404</wp:posOffset>
            </wp:positionH>
            <wp:positionV relativeFrom="page">
              <wp:posOffset>1722950</wp:posOffset>
            </wp:positionV>
            <wp:extent cx="5760720" cy="2461260"/>
            <wp:effectExtent l="0" t="0" r="0" b="0"/>
            <wp:wrapNone/>
            <wp:docPr id="15" name="Picture 15" descr="C:\Users\mrjoh\Pictures\SHNO_revised\0524\0524_final\s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joh\Pictures\SHNO_revised\0524\0524_final\s6.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61260"/>
                    </a:xfrm>
                    <a:prstGeom prst="rect">
                      <a:avLst/>
                    </a:prstGeom>
                    <a:noFill/>
                    <a:ln>
                      <a:noFill/>
                    </a:ln>
                  </pic:spPr>
                </pic:pic>
              </a:graphicData>
            </a:graphic>
          </wp:anchor>
        </w:drawing>
      </w: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lang w:eastAsia="x-none"/>
        </w:rPr>
      </w:pPr>
    </w:p>
    <w:p w:rsidR="002E281B" w:rsidRDefault="002E281B" w:rsidP="000D0E65">
      <w:pPr>
        <w:ind w:left="90" w:right="90"/>
        <w:jc w:val="both"/>
        <w:rPr>
          <w:b/>
        </w:rPr>
      </w:pPr>
    </w:p>
    <w:p w:rsidR="002E281B" w:rsidRPr="00A62D7B" w:rsidRDefault="002E281B" w:rsidP="000D0E65">
      <w:pPr>
        <w:ind w:left="90" w:right="90"/>
        <w:jc w:val="both"/>
      </w:pPr>
      <w:r>
        <w:rPr>
          <w:b/>
        </w:rPr>
        <w:t>Figure</w:t>
      </w:r>
      <w:r w:rsidRPr="007D6D6C">
        <w:rPr>
          <w:b/>
        </w:rPr>
        <w:t xml:space="preserve"> S</w:t>
      </w:r>
      <w:r>
        <w:rPr>
          <w:b/>
        </w:rPr>
        <w:t>5</w:t>
      </w:r>
      <w:r w:rsidRPr="007D6D6C">
        <w:rPr>
          <w:b/>
        </w:rPr>
        <w:t>.</w:t>
      </w:r>
      <w:r w:rsidRPr="007D6D6C">
        <w:t xml:space="preserve"> </w:t>
      </w:r>
      <w:r>
        <w:t xml:space="preserve">Figures </w:t>
      </w:r>
      <w:r w:rsidRPr="006B0DE5">
        <w:rPr>
          <w:b/>
        </w:rPr>
        <w:t>a</w:t>
      </w:r>
      <w:r>
        <w:t xml:space="preserve">, </w:t>
      </w:r>
      <w:r w:rsidRPr="006B0DE5">
        <w:rPr>
          <w:b/>
        </w:rPr>
        <w:t>b</w:t>
      </w:r>
      <w:r>
        <w:t xml:space="preserve"> and </w:t>
      </w:r>
      <w:r w:rsidRPr="006B0DE5">
        <w:rPr>
          <w:b/>
        </w:rPr>
        <w:t>c</w:t>
      </w:r>
      <w:r>
        <w:t xml:space="preserve"> show the 4-bit binary input pulse, corresponding magnetization dynamics and FFT amplitude spectra respectively for the 4-bit pattern 0001 with input parameters </w:t>
      </w:r>
      <w:r w:rsidRPr="00A62D7B">
        <w:rPr>
          <w:lang w:eastAsia="x-none"/>
        </w:rPr>
        <w:t>I</w:t>
      </w:r>
      <w:r w:rsidRPr="00A62D7B">
        <w:rPr>
          <w:vertAlign w:val="subscript"/>
          <w:lang w:eastAsia="x-none"/>
        </w:rPr>
        <w:t xml:space="preserve">e </w:t>
      </w:r>
      <w:r w:rsidRPr="00A62D7B">
        <w:rPr>
          <w:lang w:eastAsia="x-none"/>
        </w:rPr>
        <w:t xml:space="preserve">=1.4 mA, </w:t>
      </w:r>
      <w:r w:rsidRPr="00A62D7B">
        <w:t xml:space="preserve">δ </w:t>
      </w:r>
      <w:r w:rsidRPr="00A62D7B">
        <w:rPr>
          <w:lang w:eastAsia="x-none"/>
        </w:rPr>
        <w:t>=5 ns, I</w:t>
      </w:r>
      <w:r w:rsidRPr="00A62D7B">
        <w:rPr>
          <w:vertAlign w:val="subscript"/>
          <w:lang w:eastAsia="x-none"/>
        </w:rPr>
        <w:t xml:space="preserve">0 </w:t>
      </w:r>
      <w:r>
        <w:rPr>
          <w:lang w:eastAsia="x-none"/>
        </w:rPr>
        <w:t>=1.2</w:t>
      </w:r>
      <w:r w:rsidRPr="00A62D7B">
        <w:rPr>
          <w:lang w:eastAsia="x-none"/>
        </w:rPr>
        <w:t xml:space="preserve"> mA, I</w:t>
      </w:r>
      <w:r w:rsidRPr="00A62D7B">
        <w:rPr>
          <w:vertAlign w:val="subscript"/>
          <w:lang w:eastAsia="x-none"/>
        </w:rPr>
        <w:t xml:space="preserve">1 </w:t>
      </w:r>
      <w:r w:rsidRPr="00A62D7B">
        <w:rPr>
          <w:lang w:eastAsia="x-none"/>
        </w:rPr>
        <w:t>=</w:t>
      </w:r>
      <w:r>
        <w:rPr>
          <w:lang w:eastAsia="x-none"/>
        </w:rPr>
        <w:t>2.4</w:t>
      </w:r>
      <w:r w:rsidRPr="00A62D7B">
        <w:rPr>
          <w:lang w:eastAsia="x-none"/>
        </w:rPr>
        <w:t xml:space="preserve"> mA, ∆t =4 ns, </w:t>
      </w:r>
      <w:r w:rsidRPr="00A62D7B">
        <w:rPr>
          <w:rFonts w:ascii="Symbol" w:hAnsi="Symbol"/>
          <w:lang w:eastAsia="x-none"/>
        </w:rPr>
        <w:t></w:t>
      </w:r>
      <w:r w:rsidRPr="00A62D7B">
        <w:rPr>
          <w:rFonts w:ascii="Symbol" w:hAnsi="Symbol"/>
          <w:lang w:eastAsia="x-none"/>
        </w:rPr>
        <w:t></w:t>
      </w:r>
      <w:r w:rsidRPr="00A62D7B">
        <w:rPr>
          <w:lang w:eastAsia="x-none"/>
        </w:rPr>
        <w:t>=3ns</w:t>
      </w:r>
      <w:r>
        <w:rPr>
          <w:lang w:eastAsia="x-none"/>
        </w:rPr>
        <w:t>. Similarly, Figs.</w:t>
      </w:r>
      <w:r w:rsidRPr="00A62D7B">
        <w:t xml:space="preserve"> </w:t>
      </w:r>
      <w:r w:rsidRPr="006B0DE5">
        <w:rPr>
          <w:b/>
        </w:rPr>
        <w:t>d</w:t>
      </w:r>
      <w:r>
        <w:t xml:space="preserve"> (</w:t>
      </w:r>
      <w:r w:rsidRPr="006B0DE5">
        <w:rPr>
          <w:b/>
        </w:rPr>
        <w:t>g</w:t>
      </w:r>
      <w:r>
        <w:t xml:space="preserve">), </w:t>
      </w:r>
      <w:r w:rsidRPr="006B0DE5">
        <w:rPr>
          <w:b/>
        </w:rPr>
        <w:t>e</w:t>
      </w:r>
      <w:r>
        <w:t xml:space="preserve"> (</w:t>
      </w:r>
      <w:r w:rsidRPr="006B0DE5">
        <w:rPr>
          <w:b/>
        </w:rPr>
        <w:t>h</w:t>
      </w:r>
      <w:r>
        <w:t xml:space="preserve">) and </w:t>
      </w:r>
      <w:r w:rsidRPr="006B0DE5">
        <w:rPr>
          <w:b/>
        </w:rPr>
        <w:t>f</w:t>
      </w:r>
      <w:r>
        <w:t xml:space="preserve"> (</w:t>
      </w:r>
      <w:r w:rsidRPr="006B0DE5">
        <w:rPr>
          <w:b/>
        </w:rPr>
        <w:t>i</w:t>
      </w:r>
      <w:r>
        <w:t>) show the 4-bit binary input, pulse corresponding magnetization dynamics and FFT amplitude spectra respectively for the 4-bit pattern 0010 (1111) with</w:t>
      </w:r>
      <w:r>
        <w:rPr>
          <w:lang w:eastAsia="x-none"/>
        </w:rPr>
        <w:t xml:space="preserve"> the same input parameters. Note the difference betweeen the FFT amplitude values filtered at 9.0 GHz. The low value of separability index (SI) reported for </w:t>
      </w:r>
      <w:r w:rsidRPr="00A62D7B">
        <w:rPr>
          <w:lang w:eastAsia="x-none"/>
        </w:rPr>
        <w:t>I</w:t>
      </w:r>
      <w:r w:rsidRPr="00A62D7B">
        <w:rPr>
          <w:vertAlign w:val="subscript"/>
          <w:lang w:eastAsia="x-none"/>
        </w:rPr>
        <w:t xml:space="preserve">e </w:t>
      </w:r>
      <w:r w:rsidRPr="00A62D7B">
        <w:rPr>
          <w:lang w:eastAsia="x-none"/>
        </w:rPr>
        <w:t>=1.4 mA</w:t>
      </w:r>
      <w:r>
        <w:rPr>
          <w:lang w:eastAsia="x-none"/>
        </w:rPr>
        <w:t xml:space="preserve"> can be directly correlated with filtered FFT amplitude values in close range</w:t>
      </w:r>
      <w:r>
        <w:rPr>
          <w:vertAlign w:val="subscript"/>
          <w:lang w:eastAsia="x-none"/>
        </w:rPr>
        <w:t xml:space="preserve"> </w:t>
      </w:r>
      <w:r>
        <w:t>for the different 4-bit input patterns.</w:t>
      </w:r>
    </w:p>
    <w:p w:rsidR="002E281B" w:rsidRDefault="002E281B" w:rsidP="000D0E65">
      <w:pPr>
        <w:ind w:left="90" w:right="90"/>
      </w:pPr>
      <w:r>
        <w:br w:type="page"/>
      </w:r>
    </w:p>
    <w:p w:rsidR="002E281B" w:rsidRDefault="002E281B" w:rsidP="000D0E65">
      <w:pPr>
        <w:spacing w:line="360" w:lineRule="auto"/>
        <w:ind w:left="90" w:right="90"/>
        <w:jc w:val="both"/>
        <w:rPr>
          <w:b/>
          <w:lang w:eastAsia="x-none"/>
        </w:rPr>
      </w:pPr>
      <w:r>
        <w:rPr>
          <w:b/>
          <w:lang w:eastAsia="x-none"/>
        </w:rPr>
        <w:t>Supplementary</w:t>
      </w:r>
      <w:r w:rsidRPr="001F2ED8">
        <w:rPr>
          <w:b/>
          <w:lang w:eastAsia="x-none"/>
        </w:rPr>
        <w:t xml:space="preserve"> </w:t>
      </w:r>
      <w:r w:rsidR="001F2ED8" w:rsidRPr="001F2ED8">
        <w:rPr>
          <w:b/>
        </w:rPr>
        <w:t>material 6:</w:t>
      </w:r>
      <w:r w:rsidRPr="007D6D6C">
        <w:rPr>
          <w:b/>
          <w:lang w:eastAsia="x-none"/>
        </w:rPr>
        <w:t xml:space="preserve"> </w:t>
      </w:r>
      <w:r w:rsidRPr="00A62D7B">
        <w:rPr>
          <w:b/>
          <w:lang w:eastAsia="x-none"/>
        </w:rPr>
        <w:t>Investigation of magnetization dynamics and 4-bit digit pattern separation on modified pulse scheme with I</w:t>
      </w:r>
      <w:r w:rsidRPr="00A62D7B">
        <w:rPr>
          <w:b/>
          <w:vertAlign w:val="subscript"/>
          <w:lang w:eastAsia="x-none"/>
        </w:rPr>
        <w:t xml:space="preserve">e </w:t>
      </w:r>
      <w:r w:rsidRPr="00A62D7B">
        <w:rPr>
          <w:b/>
          <w:lang w:eastAsia="x-none"/>
        </w:rPr>
        <w:t xml:space="preserve">=5.0 mA, </w:t>
      </w:r>
      <w:r w:rsidRPr="00A62D7B">
        <w:rPr>
          <w:b/>
        </w:rPr>
        <w:t xml:space="preserve">δ </w:t>
      </w:r>
      <w:r w:rsidRPr="00A62D7B">
        <w:rPr>
          <w:b/>
          <w:lang w:eastAsia="x-none"/>
        </w:rPr>
        <w:t>=5 ns, I</w:t>
      </w:r>
      <w:r w:rsidRPr="00A62D7B">
        <w:rPr>
          <w:b/>
          <w:vertAlign w:val="subscript"/>
          <w:lang w:eastAsia="x-none"/>
        </w:rPr>
        <w:t xml:space="preserve">0 </w:t>
      </w:r>
      <w:r w:rsidRPr="00A62D7B">
        <w:rPr>
          <w:b/>
          <w:lang w:eastAsia="x-none"/>
        </w:rPr>
        <w:t>=</w:t>
      </w:r>
      <w:r>
        <w:rPr>
          <w:b/>
          <w:lang w:eastAsia="x-none"/>
        </w:rPr>
        <w:t>1.2</w:t>
      </w:r>
      <w:r w:rsidRPr="00A62D7B">
        <w:rPr>
          <w:b/>
          <w:lang w:eastAsia="x-none"/>
        </w:rPr>
        <w:t xml:space="preserve"> mA, I</w:t>
      </w:r>
      <w:r w:rsidRPr="00A62D7B">
        <w:rPr>
          <w:b/>
          <w:vertAlign w:val="subscript"/>
          <w:lang w:eastAsia="x-none"/>
        </w:rPr>
        <w:t xml:space="preserve">1 </w:t>
      </w:r>
      <w:r w:rsidRPr="00A62D7B">
        <w:rPr>
          <w:b/>
          <w:lang w:eastAsia="x-none"/>
        </w:rPr>
        <w:t>=</w:t>
      </w:r>
      <w:r>
        <w:rPr>
          <w:b/>
          <w:lang w:eastAsia="x-none"/>
        </w:rPr>
        <w:t>2.4</w:t>
      </w:r>
      <w:r w:rsidRPr="00A62D7B">
        <w:rPr>
          <w:b/>
          <w:lang w:eastAsia="x-none"/>
        </w:rPr>
        <w:t xml:space="preserve"> mA, ∆t =4 ns, </w:t>
      </w:r>
      <w:r w:rsidRPr="00A62D7B">
        <w:rPr>
          <w:rFonts w:ascii="Symbol" w:hAnsi="Symbol"/>
          <w:b/>
          <w:lang w:eastAsia="x-none"/>
        </w:rPr>
        <w:t></w:t>
      </w:r>
      <w:r w:rsidRPr="00A62D7B">
        <w:rPr>
          <w:rFonts w:ascii="Symbol" w:hAnsi="Symbol"/>
          <w:b/>
          <w:lang w:eastAsia="x-none"/>
        </w:rPr>
        <w:t></w:t>
      </w:r>
      <w:r w:rsidRPr="00A62D7B">
        <w:rPr>
          <w:b/>
          <w:lang w:eastAsia="x-none"/>
        </w:rPr>
        <w:t>=3ns</w:t>
      </w:r>
      <w:r>
        <w:rPr>
          <w:b/>
          <w:lang w:eastAsia="x-none"/>
        </w:rPr>
        <w:t>.</w:t>
      </w:r>
    </w:p>
    <w:p w:rsidR="002E281B" w:rsidRDefault="002E281B" w:rsidP="000D0E65">
      <w:pPr>
        <w:spacing w:line="360" w:lineRule="auto"/>
        <w:ind w:left="90" w:right="90"/>
        <w:jc w:val="both"/>
        <w:rPr>
          <w:b/>
        </w:rPr>
      </w:pPr>
      <w:r w:rsidRPr="00025AA8">
        <w:rPr>
          <w:b/>
          <w:noProof/>
          <w:lang w:val="en-US"/>
        </w:rPr>
        <w:drawing>
          <wp:anchor distT="0" distB="0" distL="114300" distR="114300" simplePos="0" relativeHeight="251663360" behindDoc="1" locked="0" layoutInCell="1" allowOverlap="1" wp14:anchorId="0145E214" wp14:editId="70FEC6E5">
            <wp:simplePos x="0" y="0"/>
            <wp:positionH relativeFrom="column">
              <wp:posOffset>36467</wp:posOffset>
            </wp:positionH>
            <wp:positionV relativeFrom="page">
              <wp:posOffset>1893933</wp:posOffset>
            </wp:positionV>
            <wp:extent cx="5760720" cy="3058160"/>
            <wp:effectExtent l="0" t="0" r="0" b="8890"/>
            <wp:wrapNone/>
            <wp:docPr id="16" name="Picture 16" descr="C:\Users\mrjoh\Pictures\SHNO_revised\0524\0524_final\s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joh\Pictures\SHNO_revised\0524\0524_final\s7.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58160"/>
                    </a:xfrm>
                    <a:prstGeom prst="rect">
                      <a:avLst/>
                    </a:prstGeom>
                    <a:noFill/>
                    <a:ln>
                      <a:noFill/>
                    </a:ln>
                  </pic:spPr>
                </pic:pic>
              </a:graphicData>
            </a:graphic>
          </wp:anchor>
        </w:drawing>
      </w: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5E2CC9"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lang w:eastAsia="x-none"/>
        </w:rPr>
      </w:pPr>
      <w:r w:rsidRPr="007D6D6C">
        <w:rPr>
          <w:b/>
        </w:rPr>
        <w:t>Fig</w:t>
      </w:r>
      <w:r>
        <w:rPr>
          <w:b/>
        </w:rPr>
        <w:t>ure</w:t>
      </w:r>
      <w:r w:rsidRPr="007D6D6C">
        <w:rPr>
          <w:b/>
        </w:rPr>
        <w:t>. S</w:t>
      </w:r>
      <w:r>
        <w:rPr>
          <w:b/>
        </w:rPr>
        <w:t>6</w:t>
      </w:r>
      <w:r w:rsidRPr="007D6D6C">
        <w:rPr>
          <w:b/>
        </w:rPr>
        <w:t>.</w:t>
      </w:r>
      <w:r w:rsidRPr="007D6D6C">
        <w:t xml:space="preserve"> </w:t>
      </w:r>
      <w:r>
        <w:t xml:space="preserve">Figures </w:t>
      </w:r>
      <w:r w:rsidRPr="006B0DE5">
        <w:rPr>
          <w:b/>
        </w:rPr>
        <w:t>a</w:t>
      </w:r>
      <w:r>
        <w:t>(</w:t>
      </w:r>
      <w:r w:rsidRPr="006B0DE5">
        <w:rPr>
          <w:b/>
        </w:rPr>
        <w:t>d</w:t>
      </w:r>
      <w:r>
        <w:t xml:space="preserve">), </w:t>
      </w:r>
      <w:r w:rsidRPr="006B0DE5">
        <w:rPr>
          <w:b/>
        </w:rPr>
        <w:t>b</w:t>
      </w:r>
      <w:r>
        <w:t>(</w:t>
      </w:r>
      <w:r w:rsidRPr="006B0DE5">
        <w:rPr>
          <w:b/>
        </w:rPr>
        <w:t>e</w:t>
      </w:r>
      <w:r>
        <w:t xml:space="preserve">) and </w:t>
      </w:r>
      <w:r w:rsidRPr="006B0DE5">
        <w:rPr>
          <w:b/>
        </w:rPr>
        <w:t>c</w:t>
      </w:r>
      <w:r>
        <w:t>(</w:t>
      </w:r>
      <w:r w:rsidRPr="006B0DE5">
        <w:rPr>
          <w:b/>
        </w:rPr>
        <w:t>f</w:t>
      </w:r>
      <w:r>
        <w:t xml:space="preserve">) show the 4-bit binary input pulse, corresponding magnetization dynamics and FFT amplitude spectra respectively for the 4-bit pattern 0001 (0010) with input parameters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 </w:t>
      </w:r>
      <w:r w:rsidRPr="00A62D7B">
        <w:t xml:space="preserve">δ </w:t>
      </w:r>
      <w:r w:rsidRPr="00A62D7B">
        <w:rPr>
          <w:lang w:eastAsia="x-none"/>
        </w:rPr>
        <w:t>=5 ns, I</w:t>
      </w:r>
      <w:r w:rsidRPr="00A62D7B">
        <w:rPr>
          <w:vertAlign w:val="subscript"/>
          <w:lang w:eastAsia="x-none"/>
        </w:rPr>
        <w:t xml:space="preserve">0 </w:t>
      </w:r>
      <w:r w:rsidRPr="00A62D7B">
        <w:rPr>
          <w:lang w:eastAsia="x-none"/>
        </w:rPr>
        <w:t>=</w:t>
      </w:r>
      <w:r>
        <w:rPr>
          <w:lang w:eastAsia="x-none"/>
        </w:rPr>
        <w:t>1.2</w:t>
      </w:r>
      <w:r w:rsidRPr="00A62D7B">
        <w:rPr>
          <w:lang w:eastAsia="x-none"/>
        </w:rPr>
        <w:t xml:space="preserve"> mA, I</w:t>
      </w:r>
      <w:r w:rsidRPr="00A62D7B">
        <w:rPr>
          <w:vertAlign w:val="subscript"/>
          <w:lang w:eastAsia="x-none"/>
        </w:rPr>
        <w:t xml:space="preserve">1 </w:t>
      </w:r>
      <w:r w:rsidRPr="00A62D7B">
        <w:rPr>
          <w:lang w:eastAsia="x-none"/>
        </w:rPr>
        <w:t>=</w:t>
      </w:r>
      <w:r>
        <w:rPr>
          <w:lang w:eastAsia="x-none"/>
        </w:rPr>
        <w:t xml:space="preserve">2.4 </w:t>
      </w:r>
      <w:r w:rsidRPr="00A62D7B">
        <w:rPr>
          <w:lang w:eastAsia="x-none"/>
        </w:rPr>
        <w:t xml:space="preserve">mA, ∆t =4 ns, </w:t>
      </w:r>
      <w:r w:rsidRPr="00A62D7B">
        <w:rPr>
          <w:rFonts w:ascii="Symbol" w:hAnsi="Symbol"/>
          <w:lang w:eastAsia="x-none"/>
        </w:rPr>
        <w:t></w:t>
      </w:r>
      <w:r w:rsidRPr="00A62D7B">
        <w:rPr>
          <w:rFonts w:ascii="Symbol" w:hAnsi="Symbol"/>
          <w:lang w:eastAsia="x-none"/>
        </w:rPr>
        <w:t></w:t>
      </w:r>
      <w:r w:rsidRPr="00A62D7B">
        <w:rPr>
          <w:lang w:eastAsia="x-none"/>
        </w:rPr>
        <w:t>=3ns</w:t>
      </w:r>
      <w:r>
        <w:rPr>
          <w:lang w:eastAsia="x-none"/>
        </w:rPr>
        <w:t>. Similarly, Figures</w:t>
      </w:r>
      <w:r w:rsidRPr="00A62D7B">
        <w:t xml:space="preserve"> </w:t>
      </w:r>
      <w:r w:rsidRPr="006B0DE5">
        <w:rPr>
          <w:b/>
        </w:rPr>
        <w:t>g</w:t>
      </w:r>
      <w:r>
        <w:t>(</w:t>
      </w:r>
      <w:r w:rsidRPr="006B0DE5">
        <w:rPr>
          <w:b/>
        </w:rPr>
        <w:t>j</w:t>
      </w:r>
      <w:r>
        <w:t xml:space="preserve">), </w:t>
      </w:r>
      <w:r w:rsidRPr="006B0DE5">
        <w:rPr>
          <w:b/>
        </w:rPr>
        <w:t>h</w:t>
      </w:r>
      <w:r>
        <w:t>(</w:t>
      </w:r>
      <w:r w:rsidRPr="006B0DE5">
        <w:rPr>
          <w:b/>
        </w:rPr>
        <w:t>k</w:t>
      </w:r>
      <w:r>
        <w:t xml:space="preserve">) and </w:t>
      </w:r>
      <w:r w:rsidRPr="006B0DE5">
        <w:rPr>
          <w:b/>
        </w:rPr>
        <w:t>i</w:t>
      </w:r>
      <w:r>
        <w:t>(</w:t>
      </w:r>
      <w:r w:rsidRPr="006B0DE5">
        <w:rPr>
          <w:b/>
        </w:rPr>
        <w:t>l</w:t>
      </w:r>
      <w:r>
        <w:t>) show the 4-bit binary input pulse, corresponding magnetization dynamics and FFT amplitude spectra respectively for the 4-bit pattern 1110(1111) with</w:t>
      </w:r>
      <w:r>
        <w:rPr>
          <w:lang w:eastAsia="x-none"/>
        </w:rPr>
        <w:t xml:space="preserve"> the same input parameters. Note the difference betweeen the FFT amplitude values filtered at 9.0 GHz. The high value of separability index(SI) reported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 xml:space="preserve"> can be directly correlated with the filtered FFT amplitude values </w:t>
      </w:r>
      <w:r>
        <w:t xml:space="preserve">for the different 4-bit input patterns. However, the SI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 xml:space="preserve"> is lower than that of </w:t>
      </w:r>
      <w:r w:rsidRPr="00A62D7B">
        <w:rPr>
          <w:lang w:eastAsia="x-none"/>
        </w:rPr>
        <w:t>I</w:t>
      </w:r>
      <w:r w:rsidRPr="00A62D7B">
        <w:rPr>
          <w:vertAlign w:val="subscript"/>
          <w:lang w:eastAsia="x-none"/>
        </w:rPr>
        <w:t xml:space="preserve">e </w:t>
      </w:r>
      <w:r w:rsidRPr="00A62D7B">
        <w:rPr>
          <w:lang w:eastAsia="x-none"/>
        </w:rPr>
        <w:t>=</w:t>
      </w:r>
      <w:r>
        <w:rPr>
          <w:lang w:eastAsia="x-none"/>
        </w:rPr>
        <w:t>3.0</w:t>
      </w:r>
      <w:r w:rsidRPr="00A62D7B">
        <w:rPr>
          <w:lang w:eastAsia="x-none"/>
        </w:rPr>
        <w:t xml:space="preserve"> mA</w:t>
      </w:r>
      <w:r>
        <w:rPr>
          <w:lang w:eastAsia="x-none"/>
        </w:rPr>
        <w:t xml:space="preserve"> because, as seen in Figs. </w:t>
      </w:r>
      <w:r w:rsidRPr="006B0DE5">
        <w:rPr>
          <w:b/>
          <w:lang w:eastAsia="x-none"/>
        </w:rPr>
        <w:t>h</w:t>
      </w:r>
      <w:r>
        <w:rPr>
          <w:lang w:eastAsia="x-none"/>
        </w:rPr>
        <w:t xml:space="preserve"> &amp; </w:t>
      </w:r>
      <w:r w:rsidRPr="006B0DE5">
        <w:rPr>
          <w:b/>
          <w:lang w:eastAsia="x-none"/>
        </w:rPr>
        <w:t>k</w:t>
      </w:r>
      <w:r>
        <w:rPr>
          <w:lang w:eastAsia="x-none"/>
        </w:rPr>
        <w:t xml:space="preserve">,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 the precessions excited by the excitatory pulse are already in the auto-oscillation mode, leading to saturated Mx</w:t>
      </w:r>
      <w:r>
        <w:rPr>
          <w:vertAlign w:val="subscript"/>
          <w:lang w:eastAsia="x-none"/>
        </w:rPr>
        <w:t xml:space="preserve"> </w:t>
      </w:r>
      <w:r>
        <w:rPr>
          <w:lang w:eastAsia="x-none"/>
        </w:rPr>
        <w:t xml:space="preserve">amplitudes for all subsequent input bit 1 pulses. This leads to the filtered FFT amplitude values being much closer for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w:t>
      </w:r>
      <w:r>
        <w:rPr>
          <w:lang w:eastAsia="x-none"/>
        </w:rPr>
        <w:t>,</w:t>
      </w:r>
      <w:r>
        <w:t xml:space="preserve"> causing slightly lower SI as compared to </w:t>
      </w:r>
      <w:r w:rsidRPr="00A62D7B">
        <w:rPr>
          <w:lang w:eastAsia="x-none"/>
        </w:rPr>
        <w:t>I</w:t>
      </w:r>
      <w:r w:rsidRPr="00A62D7B">
        <w:rPr>
          <w:vertAlign w:val="subscript"/>
          <w:lang w:eastAsia="x-none"/>
        </w:rPr>
        <w:t xml:space="preserve">e </w:t>
      </w:r>
      <w:r w:rsidRPr="00A62D7B">
        <w:rPr>
          <w:lang w:eastAsia="x-none"/>
        </w:rPr>
        <w:t>=</w:t>
      </w:r>
      <w:r>
        <w:rPr>
          <w:lang w:eastAsia="x-none"/>
        </w:rPr>
        <w:t>3.0</w:t>
      </w:r>
      <w:r w:rsidRPr="00A62D7B">
        <w:rPr>
          <w:lang w:eastAsia="x-none"/>
        </w:rPr>
        <w:t xml:space="preserve"> mA</w:t>
      </w:r>
      <w:r>
        <w:rPr>
          <w:lang w:eastAsia="x-none"/>
        </w:rPr>
        <w:t>.</w:t>
      </w:r>
    </w:p>
    <w:p w:rsidR="002E281B" w:rsidRDefault="002E281B" w:rsidP="000D0E65">
      <w:pPr>
        <w:ind w:left="90" w:right="90"/>
        <w:rPr>
          <w:lang w:eastAsia="x-none"/>
        </w:rPr>
      </w:pPr>
      <w:r>
        <w:rPr>
          <w:lang w:eastAsia="x-none"/>
        </w:rPr>
        <w:br w:type="page"/>
      </w:r>
    </w:p>
    <w:p w:rsidR="002E281B" w:rsidRDefault="002E281B" w:rsidP="000D0E65">
      <w:pPr>
        <w:spacing w:line="360" w:lineRule="auto"/>
        <w:ind w:left="90" w:right="90"/>
        <w:jc w:val="both"/>
        <w:rPr>
          <w:b/>
          <w:lang w:eastAsia="x-none"/>
        </w:rPr>
      </w:pPr>
      <w:r>
        <w:rPr>
          <w:b/>
          <w:lang w:eastAsia="x-none"/>
        </w:rPr>
        <w:t>Supplementary</w:t>
      </w:r>
      <w:r w:rsidRPr="001F2ED8">
        <w:rPr>
          <w:b/>
          <w:lang w:eastAsia="x-none"/>
        </w:rPr>
        <w:t xml:space="preserve"> </w:t>
      </w:r>
      <w:r w:rsidR="001F2ED8" w:rsidRPr="001F2ED8">
        <w:rPr>
          <w:b/>
        </w:rPr>
        <w:t>material 7:</w:t>
      </w:r>
      <w:r w:rsidRPr="001F2ED8">
        <w:rPr>
          <w:b/>
          <w:lang w:eastAsia="x-none"/>
        </w:rPr>
        <w:t xml:space="preserve"> </w:t>
      </w:r>
      <w:r w:rsidRPr="00BC1E3D">
        <w:rPr>
          <w:b/>
          <w:lang w:eastAsia="x-none"/>
        </w:rPr>
        <w:t>Investigation of magnetization dynamics and 4-bit digit pattern separation on modified pulse scheme with I</w:t>
      </w:r>
      <w:r w:rsidRPr="00BC1E3D">
        <w:rPr>
          <w:b/>
          <w:vertAlign w:val="subscript"/>
          <w:lang w:eastAsia="x-none"/>
        </w:rPr>
        <w:t xml:space="preserve">e </w:t>
      </w:r>
      <w:r w:rsidRPr="00BC1E3D">
        <w:rPr>
          <w:b/>
          <w:lang w:eastAsia="x-none"/>
        </w:rPr>
        <w:t xml:space="preserve">=5.0 mA, </w:t>
      </w:r>
      <w:r w:rsidRPr="00BC1E3D">
        <w:rPr>
          <w:b/>
        </w:rPr>
        <w:t xml:space="preserve">δ </w:t>
      </w:r>
      <w:r w:rsidRPr="00BC1E3D">
        <w:rPr>
          <w:b/>
          <w:lang w:eastAsia="x-none"/>
        </w:rPr>
        <w:t>=1, 20 &amp; 25 ns, I</w:t>
      </w:r>
      <w:r w:rsidRPr="00BC1E3D">
        <w:rPr>
          <w:b/>
          <w:vertAlign w:val="subscript"/>
          <w:lang w:eastAsia="x-none"/>
        </w:rPr>
        <w:t xml:space="preserve">0 </w:t>
      </w:r>
      <w:r w:rsidRPr="00BC1E3D">
        <w:rPr>
          <w:b/>
          <w:lang w:eastAsia="x-none"/>
        </w:rPr>
        <w:t>=1.2 mA, I</w:t>
      </w:r>
      <w:r w:rsidRPr="00BC1E3D">
        <w:rPr>
          <w:b/>
          <w:vertAlign w:val="subscript"/>
          <w:lang w:eastAsia="x-none"/>
        </w:rPr>
        <w:t xml:space="preserve">1 </w:t>
      </w:r>
      <w:r w:rsidRPr="00BC1E3D">
        <w:rPr>
          <w:b/>
          <w:lang w:eastAsia="x-none"/>
        </w:rPr>
        <w:t xml:space="preserve">=2.4 mA, ∆t =4 ns, </w:t>
      </w:r>
      <w:r w:rsidRPr="00BC1E3D">
        <w:rPr>
          <w:rFonts w:ascii="Symbol" w:hAnsi="Symbol"/>
          <w:b/>
          <w:lang w:eastAsia="x-none"/>
        </w:rPr>
        <w:t></w:t>
      </w:r>
      <w:r w:rsidRPr="00BC1E3D">
        <w:rPr>
          <w:rFonts w:ascii="Symbol" w:hAnsi="Symbol"/>
          <w:b/>
          <w:lang w:eastAsia="x-none"/>
        </w:rPr>
        <w:t></w:t>
      </w:r>
      <w:r w:rsidRPr="00BC1E3D">
        <w:rPr>
          <w:b/>
          <w:lang w:eastAsia="x-none"/>
        </w:rPr>
        <w:t>=3ns.</w:t>
      </w:r>
    </w:p>
    <w:p w:rsidR="002E281B" w:rsidRDefault="002E281B" w:rsidP="000D0E65">
      <w:pPr>
        <w:spacing w:line="360" w:lineRule="auto"/>
        <w:ind w:left="90" w:right="90"/>
        <w:jc w:val="both"/>
        <w:rPr>
          <w:b/>
          <w:lang w:eastAsia="x-none"/>
        </w:rPr>
      </w:pPr>
      <w:r w:rsidRPr="00025AA8">
        <w:rPr>
          <w:b/>
          <w:noProof/>
          <w:lang w:val="en-US"/>
        </w:rPr>
        <w:drawing>
          <wp:anchor distT="0" distB="0" distL="114300" distR="114300" simplePos="0" relativeHeight="251664384" behindDoc="1" locked="0" layoutInCell="1" allowOverlap="1" wp14:anchorId="792130C8" wp14:editId="09595C20">
            <wp:simplePos x="0" y="0"/>
            <wp:positionH relativeFrom="column">
              <wp:posOffset>-4814</wp:posOffset>
            </wp:positionH>
            <wp:positionV relativeFrom="page">
              <wp:posOffset>1785797</wp:posOffset>
            </wp:positionV>
            <wp:extent cx="5760720" cy="2436495"/>
            <wp:effectExtent l="0" t="0" r="0" b="1905"/>
            <wp:wrapNone/>
            <wp:docPr id="17" name="Picture 17" descr="C:\Users\mrjoh\Pictures\SHNO_revised\0524\0524_final\s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joh\Pictures\SHNO_revised\0524\0524_final\s8.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36495"/>
                    </a:xfrm>
                    <a:prstGeom prst="rect">
                      <a:avLst/>
                    </a:prstGeom>
                    <a:noFill/>
                    <a:ln>
                      <a:noFill/>
                    </a:ln>
                  </pic:spPr>
                </pic:pic>
              </a:graphicData>
            </a:graphic>
          </wp:anchor>
        </w:drawing>
      </w:r>
    </w:p>
    <w:p w:rsidR="002E281B" w:rsidRDefault="002E281B" w:rsidP="000D0E65">
      <w:pPr>
        <w:spacing w:line="360" w:lineRule="auto"/>
        <w:ind w:left="90" w:right="90"/>
        <w:jc w:val="both"/>
        <w:rPr>
          <w:b/>
          <w:lang w:eastAsia="x-none"/>
        </w:rPr>
      </w:pPr>
    </w:p>
    <w:p w:rsidR="002E281B" w:rsidRDefault="002E281B" w:rsidP="000D0E65">
      <w:pPr>
        <w:spacing w:line="360" w:lineRule="auto"/>
        <w:ind w:left="90" w:right="90"/>
        <w:jc w:val="both"/>
        <w:rPr>
          <w:b/>
          <w:lang w:eastAsia="x-none"/>
        </w:rPr>
      </w:pPr>
    </w:p>
    <w:p w:rsidR="002E281B" w:rsidRPr="00BC1E3D" w:rsidRDefault="002E281B" w:rsidP="000D0E65">
      <w:pPr>
        <w:spacing w:line="360" w:lineRule="auto"/>
        <w:ind w:left="90" w:right="90"/>
        <w:jc w:val="both"/>
        <w:rPr>
          <w:b/>
          <w:lang w:eastAsia="x-none"/>
        </w:rPr>
      </w:pPr>
    </w:p>
    <w:p w:rsidR="002E281B" w:rsidRDefault="002E281B" w:rsidP="000D0E65">
      <w:pPr>
        <w:spacing w:line="360" w:lineRule="auto"/>
        <w:ind w:left="90" w:right="90"/>
        <w:jc w:val="both"/>
        <w:rPr>
          <w:b/>
        </w:rPr>
      </w:pPr>
    </w:p>
    <w:p w:rsidR="002E281B" w:rsidRDefault="002E281B" w:rsidP="000D0E65">
      <w:pPr>
        <w:ind w:left="90" w:right="90"/>
        <w:jc w:val="both"/>
        <w:rPr>
          <w:lang w:eastAsia="x-none"/>
        </w:rPr>
      </w:pPr>
    </w:p>
    <w:p w:rsidR="002E281B" w:rsidRDefault="002E281B" w:rsidP="000D0E65">
      <w:pPr>
        <w:ind w:left="90" w:right="90"/>
        <w:jc w:val="both"/>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Default="002E281B" w:rsidP="000D0E65">
      <w:pPr>
        <w:ind w:left="90" w:right="90"/>
        <w:jc w:val="both"/>
        <w:rPr>
          <w:b/>
        </w:rPr>
      </w:pPr>
    </w:p>
    <w:p w:rsidR="002E281B" w:rsidRPr="002A3A3A" w:rsidRDefault="002E281B" w:rsidP="000D0E65">
      <w:pPr>
        <w:ind w:left="90" w:right="90"/>
        <w:jc w:val="both"/>
      </w:pPr>
      <w:r w:rsidRPr="007D6D6C">
        <w:rPr>
          <w:b/>
        </w:rPr>
        <w:t>Fig</w:t>
      </w:r>
      <w:r>
        <w:rPr>
          <w:b/>
        </w:rPr>
        <w:t>ure</w:t>
      </w:r>
      <w:r w:rsidRPr="007D6D6C">
        <w:rPr>
          <w:b/>
        </w:rPr>
        <w:t>. S</w:t>
      </w:r>
      <w:r>
        <w:rPr>
          <w:b/>
        </w:rPr>
        <w:t>7</w:t>
      </w:r>
      <w:r w:rsidRPr="007D6D6C">
        <w:rPr>
          <w:b/>
        </w:rPr>
        <w:t>.</w:t>
      </w:r>
      <w:r>
        <w:rPr>
          <w:b/>
        </w:rPr>
        <w:t xml:space="preserve"> </w:t>
      </w:r>
      <w:r>
        <w:t xml:space="preserve">Figures </w:t>
      </w:r>
      <w:r w:rsidRPr="006B0DE5">
        <w:rPr>
          <w:b/>
        </w:rPr>
        <w:t>a</w:t>
      </w:r>
      <w:r>
        <w:t>(</w:t>
      </w:r>
      <w:r w:rsidRPr="006B0DE5">
        <w:rPr>
          <w:b/>
        </w:rPr>
        <w:t>d,g</w:t>
      </w:r>
      <w:r>
        <w:t xml:space="preserve">), </w:t>
      </w:r>
      <w:r w:rsidRPr="006B0DE5">
        <w:rPr>
          <w:b/>
        </w:rPr>
        <w:t>b</w:t>
      </w:r>
      <w:r>
        <w:t>(</w:t>
      </w:r>
      <w:r w:rsidRPr="006B0DE5">
        <w:rPr>
          <w:b/>
        </w:rPr>
        <w:t>e,h</w:t>
      </w:r>
      <w:r>
        <w:t xml:space="preserve">) and </w:t>
      </w:r>
      <w:r w:rsidRPr="006B0DE5">
        <w:rPr>
          <w:b/>
        </w:rPr>
        <w:t>c</w:t>
      </w:r>
      <w:r>
        <w:t>(</w:t>
      </w:r>
      <w:r w:rsidRPr="006B0DE5">
        <w:rPr>
          <w:b/>
        </w:rPr>
        <w:t>f,i</w:t>
      </w:r>
      <w:r>
        <w:t xml:space="preserve">) show the 4-bit binary input pulse, corresponding magnetization dynamics and FFT amplitude spectra respectively for the 4-bit pattern 1010 with input parameters </w:t>
      </w:r>
      <w:r w:rsidRPr="00A62D7B">
        <w:rPr>
          <w:lang w:eastAsia="x-none"/>
        </w:rPr>
        <w:t>I</w:t>
      </w:r>
      <w:r w:rsidRPr="00A62D7B">
        <w:rPr>
          <w:vertAlign w:val="subscript"/>
          <w:lang w:eastAsia="x-none"/>
        </w:rPr>
        <w:t xml:space="preserve">e </w:t>
      </w:r>
      <w:r w:rsidRPr="00A62D7B">
        <w:rPr>
          <w:lang w:eastAsia="x-none"/>
        </w:rPr>
        <w:t>=</w:t>
      </w:r>
      <w:r>
        <w:rPr>
          <w:lang w:eastAsia="x-none"/>
        </w:rPr>
        <w:t>5.0</w:t>
      </w:r>
      <w:r w:rsidRPr="00A62D7B">
        <w:rPr>
          <w:lang w:eastAsia="x-none"/>
        </w:rPr>
        <w:t xml:space="preserve"> mA, </w:t>
      </w:r>
      <w:r w:rsidRPr="00A62D7B">
        <w:t xml:space="preserve">δ </w:t>
      </w:r>
      <w:r>
        <w:rPr>
          <w:lang w:eastAsia="x-none"/>
        </w:rPr>
        <w:t>=</w:t>
      </w:r>
      <w:r w:rsidRPr="00A62D7B">
        <w:rPr>
          <w:lang w:eastAsia="x-none"/>
        </w:rPr>
        <w:t xml:space="preserve"> </w:t>
      </w:r>
      <w:r>
        <w:rPr>
          <w:lang w:eastAsia="x-none"/>
        </w:rPr>
        <w:t xml:space="preserve">1 </w:t>
      </w:r>
      <w:r w:rsidRPr="00A62D7B">
        <w:rPr>
          <w:lang w:eastAsia="x-none"/>
        </w:rPr>
        <w:t>ns</w:t>
      </w:r>
      <w:r>
        <w:rPr>
          <w:lang w:eastAsia="x-none"/>
        </w:rPr>
        <w:t xml:space="preserve"> (20 ns, 25 ns)</w:t>
      </w:r>
      <w:r w:rsidRPr="00A62D7B">
        <w:rPr>
          <w:lang w:eastAsia="x-none"/>
        </w:rPr>
        <w:t>, I</w:t>
      </w:r>
      <w:r w:rsidRPr="00A62D7B">
        <w:rPr>
          <w:vertAlign w:val="subscript"/>
          <w:lang w:eastAsia="x-none"/>
        </w:rPr>
        <w:t xml:space="preserve">0 </w:t>
      </w:r>
      <w:r w:rsidRPr="00A62D7B">
        <w:rPr>
          <w:lang w:eastAsia="x-none"/>
        </w:rPr>
        <w:t>=</w:t>
      </w:r>
      <w:r>
        <w:rPr>
          <w:lang w:eastAsia="x-none"/>
        </w:rPr>
        <w:t>1.2</w:t>
      </w:r>
      <w:r w:rsidRPr="00A62D7B">
        <w:rPr>
          <w:lang w:eastAsia="x-none"/>
        </w:rPr>
        <w:t xml:space="preserve"> mA, I</w:t>
      </w:r>
      <w:r w:rsidRPr="00A62D7B">
        <w:rPr>
          <w:vertAlign w:val="subscript"/>
          <w:lang w:eastAsia="x-none"/>
        </w:rPr>
        <w:t xml:space="preserve">1 </w:t>
      </w:r>
      <w:r w:rsidRPr="00A62D7B">
        <w:rPr>
          <w:lang w:eastAsia="x-none"/>
        </w:rPr>
        <w:t>=</w:t>
      </w:r>
      <w:r>
        <w:rPr>
          <w:lang w:eastAsia="x-none"/>
        </w:rPr>
        <w:t xml:space="preserve">2.4 </w:t>
      </w:r>
      <w:r w:rsidRPr="00A62D7B">
        <w:rPr>
          <w:lang w:eastAsia="x-none"/>
        </w:rPr>
        <w:t xml:space="preserve">mA, ∆t =4 ns, </w:t>
      </w:r>
      <w:r w:rsidRPr="00A62D7B">
        <w:rPr>
          <w:rFonts w:ascii="Symbol" w:hAnsi="Symbol"/>
          <w:lang w:eastAsia="x-none"/>
        </w:rPr>
        <w:t></w:t>
      </w:r>
      <w:r w:rsidRPr="00A62D7B">
        <w:rPr>
          <w:rFonts w:ascii="Symbol" w:hAnsi="Symbol"/>
          <w:lang w:eastAsia="x-none"/>
        </w:rPr>
        <w:t></w:t>
      </w:r>
      <w:r w:rsidRPr="00A62D7B">
        <w:rPr>
          <w:lang w:eastAsia="x-none"/>
        </w:rPr>
        <w:t>=3ns</w:t>
      </w:r>
      <w:r>
        <w:rPr>
          <w:lang w:eastAsia="x-none"/>
        </w:rPr>
        <w:t xml:space="preserve">. The effect of the excitatory pulse on the input binary pattern decreases with increasing </w:t>
      </w:r>
      <w:r w:rsidRPr="00A62D7B">
        <w:t>δ</w:t>
      </w:r>
      <w:r>
        <w:t xml:space="preserve">. This leads to decreasing </w:t>
      </w:r>
      <w:r>
        <w:rPr>
          <w:lang w:eastAsia="x-none"/>
        </w:rPr>
        <w:t>Mx</w:t>
      </w:r>
      <w:r>
        <w:rPr>
          <w:vertAlign w:val="subscript"/>
          <w:lang w:eastAsia="x-none"/>
        </w:rPr>
        <w:t xml:space="preserve"> </w:t>
      </w:r>
      <w:r>
        <w:rPr>
          <w:lang w:eastAsia="x-none"/>
        </w:rPr>
        <w:t>amplitudes and therefore decreasing the filtered FFT amplitudes at 9.0 GHz</w:t>
      </w:r>
      <w:r>
        <w:rPr>
          <w:vertAlign w:val="subscript"/>
          <w:lang w:eastAsia="x-none"/>
        </w:rPr>
        <w:t xml:space="preserve"> </w:t>
      </w:r>
      <w:r>
        <w:rPr>
          <w:lang w:eastAsia="x-none"/>
        </w:rPr>
        <w:t xml:space="preserve">with increasing </w:t>
      </w:r>
      <w:r w:rsidRPr="00A62D7B">
        <w:t>δ</w:t>
      </w:r>
      <w:r>
        <w:t>.</w:t>
      </w:r>
      <w:r>
        <w:rPr>
          <w:lang w:eastAsia="x-none"/>
        </w:rPr>
        <w:t xml:space="preserve"> Moreover, the reduced filtered FFT amplitudes for all 16 combinations of 4-bit input patterns causes the SI to decrease with increasing </w:t>
      </w:r>
      <w:r w:rsidRPr="00A62D7B">
        <w:t>δ</w:t>
      </w:r>
      <w:r>
        <w:t>.</w:t>
      </w:r>
      <w:r>
        <w:rPr>
          <w:lang w:eastAsia="x-none"/>
        </w:rPr>
        <w:t xml:space="preserve"> </w:t>
      </w:r>
    </w:p>
    <w:p w:rsidR="002E281B" w:rsidRPr="00897828" w:rsidRDefault="002E281B" w:rsidP="000D0E65">
      <w:pPr>
        <w:ind w:left="90" w:right="90"/>
      </w:pPr>
    </w:p>
    <w:p w:rsidR="002E281B" w:rsidRPr="002E281B" w:rsidRDefault="002E281B" w:rsidP="000D0E65">
      <w:pPr>
        <w:ind w:left="90" w:right="90"/>
        <w:rPr>
          <w:lang w:eastAsia="x-none"/>
        </w:rPr>
      </w:pPr>
    </w:p>
    <w:sectPr w:rsidR="002E281B" w:rsidRPr="002E281B" w:rsidSect="005528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D6F" w:rsidRDefault="00636D6F" w:rsidP="00E80695">
      <w:r>
        <w:separator/>
      </w:r>
    </w:p>
  </w:endnote>
  <w:endnote w:type="continuationSeparator" w:id="0">
    <w:p w:rsidR="00636D6F" w:rsidRDefault="00636D6F" w:rsidP="00E80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004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D6F" w:rsidRDefault="00636D6F" w:rsidP="00E80695">
      <w:r>
        <w:separator/>
      </w:r>
    </w:p>
  </w:footnote>
  <w:footnote w:type="continuationSeparator" w:id="0">
    <w:p w:rsidR="00636D6F" w:rsidRDefault="00636D6F" w:rsidP="00E80695">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Rex">
    <w15:presenceInfo w15:providerId="Windows Live" w15:userId="6632f4ebdc1e73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1B"/>
    <w:rsid w:val="000D0E65"/>
    <w:rsid w:val="001F2ED8"/>
    <w:rsid w:val="002A02E5"/>
    <w:rsid w:val="002D287C"/>
    <w:rsid w:val="002E281B"/>
    <w:rsid w:val="00444D73"/>
    <w:rsid w:val="005528F1"/>
    <w:rsid w:val="00596118"/>
    <w:rsid w:val="005C6728"/>
    <w:rsid w:val="00636D6F"/>
    <w:rsid w:val="006F222C"/>
    <w:rsid w:val="00742513"/>
    <w:rsid w:val="00762C6B"/>
    <w:rsid w:val="007856F7"/>
    <w:rsid w:val="008078FF"/>
    <w:rsid w:val="00871EDC"/>
    <w:rsid w:val="00961CDA"/>
    <w:rsid w:val="009D49C3"/>
    <w:rsid w:val="00A42494"/>
    <w:rsid w:val="00BA5538"/>
    <w:rsid w:val="00E80695"/>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1AB5EFA6"/>
  <w15:chartTrackingRefBased/>
  <w15:docId w15:val="{3E64DB68-3866-4352-9871-04D9CF6DC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81B"/>
    <w:pPr>
      <w:spacing w:after="0" w:line="240" w:lineRule="auto"/>
    </w:pPr>
    <w:rPr>
      <w:rFonts w:ascii="Times New Roman" w:eastAsia="MS Mincho" w:hAnsi="Times New Roman" w:cs="Times New Roman"/>
      <w:sz w:val="24"/>
      <w:szCs w:val="24"/>
      <w:lang w:val="de-D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rsid w:val="002E281B"/>
    <w:rPr>
      <w:b/>
      <w:lang w:val="en-US"/>
    </w:rPr>
  </w:style>
  <w:style w:type="paragraph" w:customStyle="1" w:styleId="Addresses">
    <w:name w:val="Addresses"/>
    <w:basedOn w:val="Normal"/>
    <w:rsid w:val="002E281B"/>
    <w:rPr>
      <w:lang w:val="en-US"/>
    </w:rPr>
  </w:style>
  <w:style w:type="paragraph" w:customStyle="1" w:styleId="AuthorsL-MAG">
    <w:name w:val="Authors L-MAG"/>
    <w:basedOn w:val="Normal"/>
    <w:next w:val="Normal"/>
    <w:link w:val="AuthorsL-MAGChar"/>
    <w:qFormat/>
    <w:rsid w:val="002E281B"/>
    <w:pPr>
      <w:tabs>
        <w:tab w:val="left" w:pos="360"/>
      </w:tabs>
      <w:spacing w:after="60"/>
      <w:ind w:left="450" w:right="410"/>
      <w:jc w:val="both"/>
    </w:pPr>
    <w:rPr>
      <w:rFonts w:ascii="Arial" w:hAnsi="Arial"/>
      <w:sz w:val="20"/>
      <w:lang w:val="x-none" w:eastAsia="x-none"/>
    </w:rPr>
  </w:style>
  <w:style w:type="character" w:customStyle="1" w:styleId="AuthorsL-MAGChar">
    <w:name w:val="Authors L-MAG Char"/>
    <w:link w:val="AuthorsL-MAG"/>
    <w:rsid w:val="002E281B"/>
    <w:rPr>
      <w:rFonts w:ascii="Arial" w:eastAsia="MS Mincho" w:hAnsi="Arial" w:cs="Times New Roman"/>
      <w:sz w:val="20"/>
      <w:szCs w:val="24"/>
      <w:lang w:val="x-none" w:eastAsia="x-none" w:bidi="ar-SA"/>
    </w:rPr>
  </w:style>
  <w:style w:type="paragraph" w:customStyle="1" w:styleId="AffiliationsL-MAG">
    <w:name w:val="Affiliations L-MAG"/>
    <w:basedOn w:val="Normal"/>
    <w:next w:val="Normal"/>
    <w:link w:val="AffiliationsL-MAGChar"/>
    <w:qFormat/>
    <w:rsid w:val="002E281B"/>
    <w:pPr>
      <w:tabs>
        <w:tab w:val="left" w:pos="360"/>
      </w:tabs>
      <w:spacing w:line="276" w:lineRule="auto"/>
      <w:ind w:left="446" w:right="403"/>
      <w:jc w:val="both"/>
    </w:pPr>
    <w:rPr>
      <w:rFonts w:ascii="Arial" w:hAnsi="Arial"/>
      <w:i/>
      <w:sz w:val="16"/>
      <w:szCs w:val="16"/>
      <w:lang w:val="x-none" w:eastAsia="x-none"/>
    </w:rPr>
  </w:style>
  <w:style w:type="character" w:customStyle="1" w:styleId="AffiliationsL-MAGChar">
    <w:name w:val="Affiliations L-MAG Char"/>
    <w:link w:val="AffiliationsL-MAG"/>
    <w:rsid w:val="002E281B"/>
    <w:rPr>
      <w:rFonts w:ascii="Arial" w:eastAsia="MS Mincho" w:hAnsi="Arial" w:cs="Times New Roman"/>
      <w:i/>
      <w:sz w:val="16"/>
      <w:szCs w:val="16"/>
      <w:lang w:val="x-none" w:eastAsia="x-none" w:bidi="ar-SA"/>
    </w:rPr>
  </w:style>
  <w:style w:type="paragraph" w:customStyle="1" w:styleId="Tableofcontents">
    <w:name w:val="Table of contents"/>
    <w:basedOn w:val="Normal"/>
    <w:autoRedefine/>
    <w:rsid w:val="008078FF"/>
    <w:pPr>
      <w:ind w:left="90" w:right="90"/>
    </w:pPr>
    <w:rPr>
      <w:b/>
      <w:lang w:val="en-US"/>
    </w:rPr>
  </w:style>
  <w:style w:type="paragraph" w:customStyle="1" w:styleId="Title2">
    <w:name w:val="Title2"/>
    <w:basedOn w:val="Normal"/>
    <w:rsid w:val="002E281B"/>
    <w:rPr>
      <w:b/>
      <w:lang w:val="en-US"/>
    </w:rPr>
  </w:style>
  <w:style w:type="character" w:styleId="Hyperlink">
    <w:name w:val="Hyperlink"/>
    <w:basedOn w:val="DefaultParagraphFont"/>
    <w:uiPriority w:val="99"/>
    <w:unhideWhenUsed/>
    <w:rsid w:val="002E281B"/>
    <w:rPr>
      <w:color w:val="0563C1" w:themeColor="hyperlink"/>
      <w:u w:val="single"/>
    </w:rPr>
  </w:style>
  <w:style w:type="character" w:customStyle="1" w:styleId="UnresolvedMention">
    <w:name w:val="Unresolved Mention"/>
    <w:basedOn w:val="DefaultParagraphFont"/>
    <w:uiPriority w:val="99"/>
    <w:semiHidden/>
    <w:unhideWhenUsed/>
    <w:rsid w:val="002E281B"/>
    <w:rPr>
      <w:color w:val="605E5C"/>
      <w:shd w:val="clear" w:color="auto" w:fill="E1DFDD"/>
    </w:rPr>
  </w:style>
  <w:style w:type="paragraph" w:styleId="HTMLPreformatted">
    <w:name w:val="HTML Preformatted"/>
    <w:basedOn w:val="Normal"/>
    <w:link w:val="HTMLPreformattedChar"/>
    <w:rsid w:val="002E2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l-PL"/>
    </w:rPr>
  </w:style>
  <w:style w:type="character" w:customStyle="1" w:styleId="HTMLPreformattedChar">
    <w:name w:val="HTML Preformatted Char"/>
    <w:basedOn w:val="DefaultParagraphFont"/>
    <w:link w:val="HTMLPreformatted"/>
    <w:rsid w:val="002E281B"/>
    <w:rPr>
      <w:rFonts w:ascii="Courier New" w:eastAsia="MS Mincho" w:hAnsi="Courier New" w:cs="Courier New"/>
      <w:sz w:val="20"/>
      <w:szCs w:val="20"/>
      <w:lang w:val="pl-PL" w:bidi="ar-SA"/>
    </w:rPr>
  </w:style>
  <w:style w:type="paragraph" w:styleId="Header">
    <w:name w:val="header"/>
    <w:basedOn w:val="Normal"/>
    <w:link w:val="HeaderChar"/>
    <w:uiPriority w:val="99"/>
    <w:unhideWhenUsed/>
    <w:rsid w:val="00E80695"/>
    <w:pPr>
      <w:tabs>
        <w:tab w:val="center" w:pos="4680"/>
        <w:tab w:val="right" w:pos="9360"/>
      </w:tabs>
    </w:pPr>
  </w:style>
  <w:style w:type="character" w:customStyle="1" w:styleId="HeaderChar">
    <w:name w:val="Header Char"/>
    <w:basedOn w:val="DefaultParagraphFont"/>
    <w:link w:val="Header"/>
    <w:uiPriority w:val="99"/>
    <w:rsid w:val="00E80695"/>
    <w:rPr>
      <w:rFonts w:ascii="Times New Roman" w:eastAsia="MS Mincho" w:hAnsi="Times New Roman" w:cs="Times New Roman"/>
      <w:sz w:val="24"/>
      <w:szCs w:val="24"/>
      <w:lang w:val="de-DE" w:bidi="ar-SA"/>
    </w:rPr>
  </w:style>
  <w:style w:type="paragraph" w:styleId="Footer">
    <w:name w:val="footer"/>
    <w:basedOn w:val="Normal"/>
    <w:link w:val="FooterChar"/>
    <w:uiPriority w:val="99"/>
    <w:unhideWhenUsed/>
    <w:rsid w:val="00E80695"/>
    <w:pPr>
      <w:tabs>
        <w:tab w:val="center" w:pos="4680"/>
        <w:tab w:val="right" w:pos="9360"/>
      </w:tabs>
    </w:pPr>
  </w:style>
  <w:style w:type="character" w:customStyle="1" w:styleId="FooterChar">
    <w:name w:val="Footer Char"/>
    <w:basedOn w:val="DefaultParagraphFont"/>
    <w:link w:val="Footer"/>
    <w:uiPriority w:val="99"/>
    <w:rsid w:val="00E80695"/>
    <w:rPr>
      <w:rFonts w:ascii="Times New Roman" w:eastAsia="MS Mincho" w:hAnsi="Times New Roman" w:cs="Times New Roman"/>
      <w:sz w:val="24"/>
      <w:szCs w:val="24"/>
      <w:lang w:val="de-DE" w:bidi="ar-SA"/>
    </w:rPr>
  </w:style>
  <w:style w:type="paragraph" w:styleId="BalloonText">
    <w:name w:val="Balloon Text"/>
    <w:basedOn w:val="Normal"/>
    <w:link w:val="BalloonTextChar"/>
    <w:uiPriority w:val="99"/>
    <w:semiHidden/>
    <w:unhideWhenUsed/>
    <w:rsid w:val="008078F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78FF"/>
    <w:rPr>
      <w:rFonts w:ascii="Segoe UI" w:eastAsia="MS Mincho" w:hAnsi="Segoe UI" w:cs="Segoe UI"/>
      <w:sz w:val="18"/>
      <w:szCs w:val="18"/>
      <w:lang w:val="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fukuma@phys.kyutech.ac.jp" TargetMode="External"/><Relationship Id="rId12" Type="http://schemas.openxmlformats.org/officeDocument/2006/relationships/image" Target="media/image5.tif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E9228-28A8-4C83-B70E-1B95A2B5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1344</Words>
  <Characters>7662</Characters>
  <Application>Microsoft Office Word</Application>
  <DocSecurity>0</DocSecurity>
  <Lines>63</Lines>
  <Paragraphs>17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Rex</dc:creator>
  <cp:keywords/>
  <dc:description/>
  <cp:lastModifiedBy>John Rex</cp:lastModifiedBy>
  <cp:revision>2</cp:revision>
  <dcterms:created xsi:type="dcterms:W3CDTF">2022-07-06T08:49:00Z</dcterms:created>
  <dcterms:modified xsi:type="dcterms:W3CDTF">2022-07-06T08:49:00Z</dcterms:modified>
</cp:coreProperties>
</file>