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E2958" w:rsidRPr="003F01A6" w:rsidRDefault="00CE2958" w:rsidP="005C066F">
      <w:pPr>
        <w:pStyle w:val="Title1"/>
        <w:spacing w:line="480" w:lineRule="auto"/>
        <w:jc w:val="both"/>
        <w:rPr>
          <w:sz w:val="28"/>
          <w:szCs w:val="28"/>
        </w:rPr>
      </w:pPr>
      <w:r w:rsidRPr="003F01A6">
        <w:rPr>
          <w:sz w:val="28"/>
          <w:szCs w:val="28"/>
        </w:rPr>
        <w:t>Classification tasks using input driven nonlinear magnetization dynamics in spin Hall oscillator</w:t>
      </w:r>
    </w:p>
    <w:p w:rsidR="00CE2958" w:rsidRPr="003F01A6" w:rsidRDefault="00CE2958" w:rsidP="005C066F">
      <w:pPr>
        <w:pStyle w:val="HTMLPreformatted"/>
        <w:spacing w:line="480" w:lineRule="auto"/>
        <w:jc w:val="both"/>
        <w:rPr>
          <w:rFonts w:ascii="Times New Roman" w:hAnsi="Times New Roman" w:cs="Times New Roman"/>
          <w:bCs/>
          <w:sz w:val="22"/>
        </w:rPr>
      </w:pPr>
      <w:r w:rsidRPr="003F01A6">
        <w:rPr>
          <w:rFonts w:ascii="Times New Roman" w:hAnsi="Times New Roman" w:cs="Times New Roman"/>
          <w:sz w:val="22"/>
        </w:rPr>
        <w:t>John Rex Mohan</w:t>
      </w:r>
      <w:r w:rsidRPr="003F01A6">
        <w:rPr>
          <w:rFonts w:ascii="Times New Roman" w:hAnsi="Times New Roman" w:cs="Times New Roman"/>
          <w:sz w:val="22"/>
          <w:vertAlign w:val="superscript"/>
        </w:rPr>
        <w:t>1</w:t>
      </w:r>
      <w:r w:rsidRPr="003F01A6">
        <w:rPr>
          <w:rFonts w:ascii="Times New Roman" w:hAnsi="Times New Roman" w:cs="Times New Roman"/>
          <w:sz w:val="22"/>
        </w:rPr>
        <w:t>, Arun Jacob Mathew</w:t>
      </w:r>
      <w:r w:rsidRPr="003F01A6">
        <w:rPr>
          <w:rFonts w:ascii="Times New Roman" w:hAnsi="Times New Roman" w:cs="Times New Roman"/>
          <w:sz w:val="22"/>
          <w:vertAlign w:val="superscript"/>
        </w:rPr>
        <w:t>1</w:t>
      </w:r>
      <w:r w:rsidRPr="003F01A6">
        <w:rPr>
          <w:rFonts w:ascii="Times New Roman" w:hAnsi="Times New Roman" w:cs="Times New Roman"/>
          <w:sz w:val="22"/>
        </w:rPr>
        <w:t>, Kazuma Nishimura</w:t>
      </w:r>
      <w:r w:rsidRPr="003F01A6">
        <w:rPr>
          <w:rFonts w:ascii="Times New Roman" w:hAnsi="Times New Roman" w:cs="Times New Roman"/>
          <w:sz w:val="22"/>
          <w:vertAlign w:val="superscript"/>
        </w:rPr>
        <w:t>1</w:t>
      </w:r>
      <w:r w:rsidRPr="003F01A6">
        <w:rPr>
          <w:rFonts w:ascii="Times New Roman" w:hAnsi="Times New Roman" w:cs="Times New Roman"/>
          <w:sz w:val="22"/>
        </w:rPr>
        <w:t>, Ruoyan Feng</w:t>
      </w:r>
      <w:r w:rsidRPr="003F01A6">
        <w:rPr>
          <w:rFonts w:ascii="Times New Roman" w:hAnsi="Times New Roman" w:cs="Times New Roman"/>
          <w:sz w:val="22"/>
          <w:vertAlign w:val="superscript"/>
        </w:rPr>
        <w:t>1</w:t>
      </w:r>
      <w:r w:rsidRPr="003F01A6">
        <w:rPr>
          <w:rFonts w:ascii="Times New Roman" w:hAnsi="Times New Roman" w:cs="Times New Roman"/>
          <w:sz w:val="22"/>
        </w:rPr>
        <w:t>, Rohit Medwal</w:t>
      </w:r>
      <w:r w:rsidRPr="003F01A6">
        <w:rPr>
          <w:rFonts w:ascii="Times New Roman" w:hAnsi="Times New Roman" w:cs="Times New Roman"/>
          <w:sz w:val="22"/>
          <w:szCs w:val="22"/>
          <w:vertAlign w:val="superscript"/>
        </w:rPr>
        <w:t>3</w:t>
      </w:r>
      <w:r w:rsidRPr="003F01A6">
        <w:rPr>
          <w:rFonts w:ascii="Times New Roman" w:hAnsi="Times New Roman" w:cs="Times New Roman"/>
          <w:sz w:val="22"/>
          <w:szCs w:val="22"/>
        </w:rPr>
        <w:t>, Surbhi Gupta</w:t>
      </w:r>
      <w:r w:rsidRPr="003F01A6">
        <w:rPr>
          <w:rFonts w:ascii="Times New Roman" w:hAnsi="Times New Roman" w:cs="Times New Roman"/>
          <w:sz w:val="22"/>
          <w:vertAlign w:val="superscript"/>
        </w:rPr>
        <w:t>3</w:t>
      </w:r>
      <w:r w:rsidRPr="003F01A6">
        <w:rPr>
          <w:rFonts w:ascii="Times New Roman" w:hAnsi="Times New Roman" w:cs="Times New Roman"/>
          <w:sz w:val="22"/>
        </w:rPr>
        <w:t>,</w:t>
      </w:r>
      <w:r w:rsidRPr="003F01A6">
        <w:rPr>
          <w:rFonts w:ascii="Times New Roman" w:hAnsi="Times New Roman" w:cs="Times New Roman"/>
          <w:sz w:val="22"/>
          <w:szCs w:val="22"/>
        </w:rPr>
        <w:t xml:space="preserve"> </w:t>
      </w:r>
      <w:r w:rsidR="00757BC4" w:rsidRPr="003F01A6">
        <w:rPr>
          <w:rFonts w:ascii="Times New Roman" w:hAnsi="Times New Roman" w:cs="Times New Roman"/>
          <w:sz w:val="22"/>
          <w:szCs w:val="22"/>
        </w:rPr>
        <w:t>Rajdeep Singh Rawat</w:t>
      </w:r>
      <w:r w:rsidRPr="003F01A6">
        <w:rPr>
          <w:rFonts w:ascii="Times New Roman" w:hAnsi="Times New Roman" w:cs="Times New Roman"/>
          <w:sz w:val="22"/>
          <w:vertAlign w:val="superscript"/>
        </w:rPr>
        <w:t>3</w:t>
      </w:r>
      <w:r w:rsidRPr="003F01A6">
        <w:rPr>
          <w:rFonts w:ascii="Times New Roman" w:hAnsi="Times New Roman" w:cs="Times New Roman"/>
          <w:sz w:val="22"/>
        </w:rPr>
        <w:t xml:space="preserve"> and Y</w:t>
      </w:r>
      <w:r w:rsidR="00757BC4" w:rsidRPr="003F01A6">
        <w:rPr>
          <w:rFonts w:ascii="Times New Roman" w:hAnsi="Times New Roman" w:cs="Times New Roman"/>
          <w:sz w:val="22"/>
        </w:rPr>
        <w:t>asuhiro Fukuma</w:t>
      </w:r>
      <w:r w:rsidRPr="003F01A6">
        <w:rPr>
          <w:rFonts w:ascii="Times New Roman" w:hAnsi="Times New Roman" w:cs="Times New Roman"/>
          <w:sz w:val="22"/>
          <w:vertAlign w:val="superscript"/>
        </w:rPr>
        <w:t>1,</w:t>
      </w:r>
      <w:r w:rsidR="00757BC4" w:rsidRPr="003F01A6">
        <w:rPr>
          <w:rFonts w:ascii="Times New Roman" w:hAnsi="Times New Roman" w:cs="Times New Roman"/>
          <w:sz w:val="22"/>
          <w:vertAlign w:val="superscript"/>
        </w:rPr>
        <w:t>2</w:t>
      </w:r>
      <w:r w:rsidRPr="003F01A6">
        <w:rPr>
          <w:rFonts w:ascii="Times New Roman" w:hAnsi="Times New Roman" w:cs="Times New Roman"/>
          <w:sz w:val="22"/>
          <w:szCs w:val="22"/>
          <w:vertAlign w:val="superscript"/>
        </w:rPr>
        <w:t>*</w:t>
      </w:r>
    </w:p>
    <w:p w:rsidR="000C3307" w:rsidRPr="003F01A6" w:rsidRDefault="000C3307" w:rsidP="005C066F">
      <w:pPr>
        <w:rPr>
          <w:rFonts w:ascii="Times New Roman" w:hAnsi="Times New Roman" w:cs="Times New Roman"/>
          <w:lang w:val="pl-PL"/>
        </w:rPr>
      </w:pPr>
    </w:p>
    <w:p w:rsidR="00757BC4" w:rsidRPr="003F01A6" w:rsidRDefault="00757BC4" w:rsidP="005C066F">
      <w:pPr>
        <w:adjustRightInd w:val="0"/>
        <w:snapToGrid w:val="0"/>
        <w:spacing w:line="480" w:lineRule="auto"/>
        <w:rPr>
          <w:rFonts w:ascii="Times New Roman" w:hAnsi="Times New Roman" w:cs="Times New Roman"/>
          <w:bCs/>
          <w:lang w:val="pl-PL"/>
        </w:rPr>
      </w:pPr>
      <w:r w:rsidRPr="003F01A6">
        <w:rPr>
          <w:rFonts w:ascii="Times New Roman" w:hAnsi="Times New Roman" w:cs="Times New Roman"/>
          <w:bCs/>
          <w:vertAlign w:val="superscript"/>
          <w:lang w:val="pl-PL"/>
        </w:rPr>
        <w:t>1</w:t>
      </w:r>
      <w:r w:rsidRPr="003F01A6">
        <w:rPr>
          <w:rFonts w:ascii="Times New Roman" w:hAnsi="Times New Roman" w:cs="Times New Roman"/>
          <w:bCs/>
          <w:lang w:val="pl-PL"/>
        </w:rPr>
        <w:t>Department of Physics and Information Technology, Faculty of Computer Science and System Engineering, Kyushu Institute of Technology, Iizuka 820-8502, Japan;</w:t>
      </w:r>
    </w:p>
    <w:p w:rsidR="00757BC4" w:rsidRPr="003F01A6" w:rsidRDefault="00757BC4" w:rsidP="005C066F">
      <w:pPr>
        <w:adjustRightInd w:val="0"/>
        <w:snapToGrid w:val="0"/>
        <w:spacing w:line="480" w:lineRule="auto"/>
        <w:rPr>
          <w:rFonts w:ascii="Times New Roman" w:hAnsi="Times New Roman" w:cs="Times New Roman"/>
          <w:bCs/>
          <w:lang w:val="pl-PL"/>
        </w:rPr>
      </w:pPr>
      <w:r w:rsidRPr="003F01A6">
        <w:rPr>
          <w:rFonts w:ascii="Times New Roman" w:hAnsi="Times New Roman" w:cs="Times New Roman"/>
          <w:bCs/>
          <w:vertAlign w:val="superscript"/>
          <w:lang w:val="pl-PL"/>
        </w:rPr>
        <w:t>2</w:t>
      </w:r>
      <w:r w:rsidRPr="003F01A6">
        <w:rPr>
          <w:rFonts w:ascii="Times New Roman" w:hAnsi="Times New Roman" w:cs="Times New Roman"/>
          <w:bCs/>
          <w:lang w:val="pl-PL"/>
        </w:rPr>
        <w:t xml:space="preserve">Research Center for Neuromorphic AI hardware, Kyushu Institute of Technology, Kitakyushu 808-0916, Japan, </w:t>
      </w:r>
    </w:p>
    <w:p w:rsidR="00757BC4" w:rsidRDefault="00757BC4" w:rsidP="005C066F">
      <w:pPr>
        <w:adjustRightInd w:val="0"/>
        <w:snapToGrid w:val="0"/>
        <w:spacing w:line="480" w:lineRule="auto"/>
        <w:rPr>
          <w:rFonts w:ascii="Times New Roman" w:hAnsi="Times New Roman" w:cs="Times New Roman"/>
          <w:bCs/>
          <w:lang w:val="pl-PL"/>
        </w:rPr>
      </w:pPr>
      <w:r w:rsidRPr="003F01A6">
        <w:rPr>
          <w:rFonts w:ascii="Times New Roman" w:hAnsi="Times New Roman" w:cs="Times New Roman"/>
          <w:bCs/>
          <w:vertAlign w:val="superscript"/>
          <w:lang w:val="pl-PL"/>
        </w:rPr>
        <w:t>3</w:t>
      </w:r>
      <w:r w:rsidRPr="003F01A6">
        <w:rPr>
          <w:rFonts w:ascii="Times New Roman" w:hAnsi="Times New Roman" w:cs="Times New Roman"/>
          <w:bCs/>
          <w:lang w:val="pl-PL"/>
        </w:rPr>
        <w:t xml:space="preserve">Natural Sciences and Science Education, National Institute of Education, Nanyang Technological University 637617, Singapore, </w:t>
      </w:r>
    </w:p>
    <w:p w:rsidR="00D82F6F" w:rsidRPr="003F01A6" w:rsidRDefault="00D82F6F" w:rsidP="005C066F">
      <w:pPr>
        <w:adjustRightInd w:val="0"/>
        <w:snapToGrid w:val="0"/>
        <w:spacing w:line="480" w:lineRule="auto"/>
        <w:rPr>
          <w:rFonts w:ascii="Times New Roman" w:hAnsi="Times New Roman" w:cs="Times New Roman"/>
          <w:bCs/>
          <w:lang w:val="pl-PL"/>
        </w:rPr>
      </w:pPr>
    </w:p>
    <w:p w:rsidR="00757BC4" w:rsidRPr="003F01A6" w:rsidRDefault="00757BC4" w:rsidP="005C066F">
      <w:pPr>
        <w:adjustRightInd w:val="0"/>
        <w:snapToGrid w:val="0"/>
        <w:spacing w:line="480" w:lineRule="auto"/>
        <w:rPr>
          <w:rFonts w:ascii="Times New Roman" w:hAnsi="Times New Roman" w:cs="Times New Roman"/>
          <w:bCs/>
          <w:lang w:val="pl-PL"/>
        </w:rPr>
      </w:pPr>
      <w:r w:rsidRPr="003F01A6">
        <w:rPr>
          <w:rFonts w:ascii="Times New Roman" w:hAnsi="Times New Roman" w:cs="Times New Roman"/>
          <w:bCs/>
          <w:lang w:val="pl-PL"/>
        </w:rPr>
        <w:t xml:space="preserve">*e-mail: </w:t>
      </w:r>
      <w:r w:rsidRPr="005F749C">
        <w:rPr>
          <w:rFonts w:ascii="Times New Roman" w:hAnsi="Times New Roman" w:cs="Times New Roman"/>
          <w:bCs/>
          <w:lang w:val="pl-PL"/>
        </w:rPr>
        <w:t>fukuma@phys.kyutech.ac.jp</w:t>
      </w:r>
    </w:p>
    <w:p w:rsidR="00757BC4" w:rsidRPr="003F01A6" w:rsidRDefault="00757BC4" w:rsidP="005C066F">
      <w:pPr>
        <w:rPr>
          <w:rFonts w:ascii="Times New Roman" w:hAnsi="Times New Roman" w:cs="Times New Roman"/>
          <w:bCs/>
          <w:lang w:val="pl-PL"/>
        </w:rPr>
      </w:pPr>
      <w:r w:rsidRPr="003F01A6">
        <w:rPr>
          <w:rFonts w:ascii="Times New Roman" w:hAnsi="Times New Roman" w:cs="Times New Roman"/>
          <w:bCs/>
          <w:lang w:val="pl-PL"/>
        </w:rPr>
        <w:br w:type="page"/>
      </w:r>
    </w:p>
    <w:p w:rsidR="000E168A" w:rsidRDefault="000E168A" w:rsidP="005C066F">
      <w:pPr>
        <w:adjustRightInd w:val="0"/>
        <w:snapToGrid w:val="0"/>
        <w:spacing w:line="480" w:lineRule="auto"/>
        <w:rPr>
          <w:rFonts w:ascii="Times New Roman" w:hAnsi="Times New Roman" w:cs="Times New Roman"/>
          <w:b/>
          <w:bCs/>
          <w:sz w:val="24"/>
          <w:szCs w:val="24"/>
          <w:lang w:val="pl-PL"/>
        </w:rPr>
      </w:pPr>
    </w:p>
    <w:p w:rsidR="00DE272F" w:rsidRPr="003F01A6" w:rsidRDefault="00DE272F" w:rsidP="005C066F">
      <w:pPr>
        <w:adjustRightInd w:val="0"/>
        <w:snapToGrid w:val="0"/>
        <w:spacing w:line="480" w:lineRule="auto"/>
        <w:rPr>
          <w:rFonts w:ascii="Times New Roman" w:hAnsi="Times New Roman" w:cs="Times New Roman"/>
          <w:bCs/>
          <w:sz w:val="24"/>
          <w:szCs w:val="24"/>
          <w:lang w:val="pl-PL"/>
        </w:rPr>
      </w:pPr>
      <w:r w:rsidRPr="003F01A6">
        <w:rPr>
          <w:rFonts w:ascii="Times New Roman" w:hAnsi="Times New Roman" w:cs="Times New Roman"/>
          <w:b/>
          <w:bCs/>
          <w:sz w:val="24"/>
          <w:szCs w:val="24"/>
          <w:lang w:val="pl-PL"/>
        </w:rPr>
        <w:t>Abstract</w:t>
      </w:r>
    </w:p>
    <w:p w:rsidR="005B44CF" w:rsidRDefault="00DE272F" w:rsidP="005C066F">
      <w:pPr>
        <w:spacing w:line="480" w:lineRule="auto"/>
        <w:jc w:val="both"/>
        <w:rPr>
          <w:rFonts w:ascii="Times New Roman" w:hAnsi="Times New Roman" w:cs="Times New Roman"/>
        </w:rPr>
      </w:pPr>
      <w:r w:rsidRPr="003F01A6">
        <w:rPr>
          <w:rFonts w:ascii="Times New Roman" w:hAnsi="Times New Roman" w:cs="Times New Roman"/>
        </w:rPr>
        <w:t>The inherent nonlinear magnetization dynamics in spintronic devices makes them suitable candidates for neuromorphic hardware. Among spintronic devices, spin torque oscillators such as spin-toque oscillators and spin Hall oscillators have shown the capability to perform recognition tasks. In this paper, we demonstrate that the magnetization dynamics of a single spin Hall oscillator can be nonlinearly transformed by harnessing input pulse streams and can be utilized for classification tasks. The spin Hall oscillator utilizes the microwave spectral characteristics of its magnetization dynamics for processing a binary data input. The spectral change due to the nonlinear magnetization dynamics assists in real time feature extraction and classification of 4-bit binary digits. The performance is tested for the classification of the standard MNIST handwritten digit data set and achieved an accuracy of 83.1%. Our results suggest that modulating time driven input data can generate diverse magnetization dynamics in the spin Hall oscillator, which is suitable for temporal or sequential information processing.</w:t>
      </w:r>
    </w:p>
    <w:p w:rsidR="00DE272F" w:rsidRPr="003F01A6" w:rsidRDefault="005B44CF" w:rsidP="005C066F">
      <w:pPr>
        <w:rPr>
          <w:rFonts w:ascii="Times New Roman" w:hAnsi="Times New Roman" w:cs="Times New Roman"/>
        </w:rPr>
      </w:pPr>
      <w:r>
        <w:rPr>
          <w:rFonts w:ascii="Times New Roman" w:hAnsi="Times New Roman" w:cs="Times New Roman"/>
        </w:rPr>
        <w:br w:type="page"/>
      </w:r>
    </w:p>
    <w:p w:rsidR="00DE272F" w:rsidRPr="003F01A6" w:rsidRDefault="00DE272F" w:rsidP="005C066F">
      <w:pPr>
        <w:adjustRightInd w:val="0"/>
        <w:snapToGrid w:val="0"/>
        <w:spacing w:line="480" w:lineRule="auto"/>
        <w:rPr>
          <w:rFonts w:ascii="Times New Roman" w:hAnsi="Times New Roman" w:cs="Times New Roman"/>
          <w:b/>
          <w:bCs/>
          <w:sz w:val="26"/>
          <w:szCs w:val="26"/>
          <w:lang w:val="pl-PL"/>
        </w:rPr>
      </w:pPr>
      <w:r w:rsidRPr="003F01A6">
        <w:rPr>
          <w:rFonts w:ascii="Times New Roman" w:hAnsi="Times New Roman" w:cs="Times New Roman"/>
          <w:b/>
          <w:bCs/>
          <w:sz w:val="26"/>
          <w:szCs w:val="26"/>
          <w:lang w:val="pl-PL"/>
        </w:rPr>
        <w:lastRenderedPageBreak/>
        <w:t>Introduction</w:t>
      </w:r>
    </w:p>
    <w:p w:rsidR="00DE272F" w:rsidRPr="003F01A6" w:rsidRDefault="00DE272F" w:rsidP="005C066F">
      <w:pPr>
        <w:spacing w:after="0" w:line="480" w:lineRule="auto"/>
        <w:ind w:firstLine="709"/>
        <w:jc w:val="both"/>
        <w:rPr>
          <w:rFonts w:ascii="Times New Roman" w:eastAsia="Times New Roman" w:hAnsi="Times New Roman" w:cs="Times New Roman"/>
        </w:rPr>
      </w:pPr>
      <w:r w:rsidRPr="003F01A6">
        <w:rPr>
          <w:rFonts w:ascii="Times New Roman" w:eastAsia="Times New Roman" w:hAnsi="Times New Roman" w:cs="Times New Roman"/>
        </w:rPr>
        <w:t>Machine learning using artificial neural networks (ANNs) has become an integral part of modern day computations</w:t>
      </w:r>
      <w:r w:rsidRPr="003F01A6">
        <w:rPr>
          <w:rFonts w:ascii="Times New Roman" w:eastAsia="Times New Roman" w:hAnsi="Times New Roman" w:cs="Times New Roman"/>
          <w:noProof/>
          <w:vertAlign w:val="superscript"/>
        </w:rPr>
        <w:t>1,2</w:t>
      </w:r>
      <w:r w:rsidRPr="003F01A6">
        <w:rPr>
          <w:rFonts w:ascii="Times New Roman" w:eastAsia="Times New Roman" w:hAnsi="Times New Roman" w:cs="Times New Roman"/>
        </w:rPr>
        <w:t>. Classification and pattern recognition tasks are achieved in ANNs through nonlinear transformation of input data into a higher-dimensional space. Such nonlinear transformation involves weight (connection strength) optimization between multiple connected layers of the network, resulting in a complex learning process and large volume of data</w:t>
      </w:r>
      <w:r w:rsidRPr="003F01A6">
        <w:rPr>
          <w:rFonts w:ascii="Times New Roman" w:eastAsia="Times New Roman" w:hAnsi="Times New Roman" w:cs="Times New Roman"/>
          <w:noProof/>
          <w:vertAlign w:val="superscript"/>
        </w:rPr>
        <w:t>3</w:t>
      </w:r>
      <w:r w:rsidR="004650C5" w:rsidRPr="003F01A6">
        <w:rPr>
          <w:rFonts w:ascii="Times New Roman" w:eastAsia="Times New Roman" w:hAnsi="Times New Roman" w:cs="Times New Roman"/>
        </w:rPr>
        <w:t>.</w:t>
      </w:r>
      <w:r w:rsidRPr="003F01A6">
        <w:rPr>
          <w:rFonts w:ascii="Times New Roman" w:eastAsia="Times New Roman" w:hAnsi="Times New Roman" w:cs="Times New Roman"/>
          <w:noProof/>
          <w:vertAlign w:val="superscript"/>
        </w:rPr>
        <w:t xml:space="preserve"> </w:t>
      </w:r>
      <w:r w:rsidRPr="003F01A6">
        <w:rPr>
          <w:rFonts w:ascii="Times New Roman" w:eastAsia="Times New Roman" w:hAnsi="Times New Roman" w:cs="Times New Roman"/>
        </w:rPr>
        <w:t xml:space="preserve">In conventional von Neumann architecture, since the logic and memory units are physically separated and connected through a single bus, the sequential transfer of data results in limited data throughput and processing. This leads to significant costs in latency, processing speed and power </w:t>
      </w:r>
      <w:r w:rsidR="004650C5" w:rsidRPr="003F01A6">
        <w:rPr>
          <w:rFonts w:ascii="Times New Roman" w:eastAsia="Times New Roman" w:hAnsi="Times New Roman" w:cs="Times New Roman"/>
        </w:rPr>
        <w:t>consumption</w:t>
      </w:r>
      <w:r w:rsidR="004650C5" w:rsidRPr="003F01A6">
        <w:rPr>
          <w:rFonts w:ascii="Times New Roman" w:eastAsia="Times New Roman" w:hAnsi="Times New Roman" w:cs="Times New Roman"/>
          <w:noProof/>
          <w:vertAlign w:val="superscript"/>
        </w:rPr>
        <w:t>4</w:t>
      </w:r>
      <w:r w:rsidR="004650C5" w:rsidRPr="003F01A6">
        <w:rPr>
          <w:rFonts w:ascii="Times New Roman" w:eastAsia="Times New Roman" w:hAnsi="Times New Roman" w:cs="Times New Roman"/>
        </w:rPr>
        <w:t>.</w:t>
      </w:r>
      <w:r w:rsidRPr="003F01A6">
        <w:rPr>
          <w:rFonts w:ascii="Times New Roman" w:eastAsia="Times New Roman" w:hAnsi="Times New Roman" w:cs="Times New Roman"/>
        </w:rPr>
        <w:t xml:space="preserve"> In this regard, neuromorphic architectures based on photonics and spintronics hardware, having processing and memory functionalities within the same unit, are considered for performing computational </w:t>
      </w:r>
      <w:r w:rsidR="006A637B" w:rsidRPr="003F01A6">
        <w:rPr>
          <w:rFonts w:ascii="Times New Roman" w:eastAsia="Times New Roman" w:hAnsi="Times New Roman" w:cs="Times New Roman"/>
        </w:rPr>
        <w:t>tasks</w:t>
      </w:r>
      <w:r w:rsidR="006A637B" w:rsidRPr="003F01A6">
        <w:rPr>
          <w:rFonts w:ascii="Times New Roman" w:eastAsia="Times New Roman" w:hAnsi="Times New Roman" w:cs="Times New Roman"/>
          <w:noProof/>
          <w:vertAlign w:val="superscript"/>
        </w:rPr>
        <w:t>5–9</w:t>
      </w:r>
      <w:r w:rsidR="006A637B" w:rsidRPr="003F01A6">
        <w:rPr>
          <w:rFonts w:ascii="Times New Roman" w:eastAsia="Times New Roman" w:hAnsi="Times New Roman" w:cs="Times New Roman"/>
        </w:rPr>
        <w:t>.</w:t>
      </w:r>
    </w:p>
    <w:p w:rsidR="00CC36F6" w:rsidRPr="003F01A6" w:rsidRDefault="00CC36F6" w:rsidP="005C066F">
      <w:pPr>
        <w:spacing w:after="0" w:line="480" w:lineRule="auto"/>
        <w:ind w:firstLine="709"/>
        <w:jc w:val="both"/>
        <w:rPr>
          <w:rFonts w:ascii="Times New Roman" w:hAnsi="Times New Roman" w:cs="Times New Roman"/>
        </w:rPr>
      </w:pPr>
      <w:r w:rsidRPr="003F01A6">
        <w:rPr>
          <w:rFonts w:ascii="Times New Roman" w:hAnsi="Times New Roman" w:cs="Times New Roman"/>
        </w:rPr>
        <w:t>Although significant results have been demonstrated for the neuromorphic hardware, on-device inference and classification of multibit input data is scarce</w:t>
      </w:r>
      <w:r w:rsidR="00E57416" w:rsidRPr="003F01A6">
        <w:rPr>
          <w:rFonts w:ascii="Times New Roman" w:hAnsi="Times New Roman" w:cs="Times New Roman"/>
          <w:noProof/>
          <w:vertAlign w:val="superscript"/>
        </w:rPr>
        <w:t>10–12</w:t>
      </w:r>
      <w:r w:rsidRPr="003F01A6">
        <w:rPr>
          <w:rFonts w:ascii="Times New Roman" w:hAnsi="Times New Roman" w:cs="Times New Roman"/>
        </w:rPr>
        <w:t xml:space="preserve">. </w:t>
      </w:r>
      <w:r w:rsidRPr="003F01A6">
        <w:rPr>
          <w:rFonts w:ascii="Times New Roman" w:eastAsia="Times New Roman" w:hAnsi="Times New Roman" w:cs="Times New Roman"/>
        </w:rPr>
        <w:t>Spintronic oscillators such as spin-torque oscillators (STO) and spin Hall oscillators (SHO) have been widely studied for feature filters and computation tasks such as pattern recognition and classification</w:t>
      </w:r>
      <w:r w:rsidR="003D4D46" w:rsidRPr="003F01A6">
        <w:rPr>
          <w:rFonts w:ascii="Times New Roman" w:eastAsia="Times New Roman" w:hAnsi="Times New Roman" w:cs="Times New Roman"/>
          <w:noProof/>
          <w:vertAlign w:val="superscript"/>
        </w:rPr>
        <w:t>13–17</w:t>
      </w:r>
      <w:r w:rsidR="003D4D46" w:rsidRPr="003F01A6">
        <w:rPr>
          <w:rFonts w:ascii="Times New Roman" w:eastAsia="Times New Roman" w:hAnsi="Times New Roman" w:cs="Times New Roman"/>
        </w:rPr>
        <w:t xml:space="preserve">. </w:t>
      </w:r>
      <w:r w:rsidRPr="003F01A6">
        <w:rPr>
          <w:rFonts w:ascii="Times New Roman" w:eastAsia="Times New Roman" w:hAnsi="Times New Roman" w:cs="Times New Roman"/>
        </w:rPr>
        <w:t xml:space="preserve">In STOs, </w:t>
      </w:r>
      <w:r w:rsidRPr="003F01A6">
        <w:rPr>
          <w:rFonts w:ascii="Times New Roman" w:hAnsi="Times New Roman" w:cs="Times New Roman"/>
        </w:rPr>
        <w:t>a spin transfer torque</w:t>
      </w:r>
      <w:r w:rsidRPr="003F01A6" w:rsidDel="00A54D2D">
        <w:rPr>
          <w:rFonts w:ascii="Times New Roman" w:eastAsia="Times New Roman" w:hAnsi="Times New Roman" w:cs="Times New Roman"/>
        </w:rPr>
        <w:t xml:space="preserve"> </w:t>
      </w:r>
      <w:r w:rsidRPr="003F01A6">
        <w:rPr>
          <w:rFonts w:ascii="Times New Roman" w:eastAsia="Times New Roman" w:hAnsi="Times New Roman" w:cs="Times New Roman"/>
        </w:rPr>
        <w:t>(STT) is induced by the electric current flowing through a multilayer structure, consisting of a free magnetic layer and a fixed magnetic layer acting as spin-polarizer, separated by a nonmagnetic conductor or an insulator</w:t>
      </w:r>
      <w:r w:rsidR="003D4D46" w:rsidRPr="003F01A6">
        <w:rPr>
          <w:rFonts w:ascii="Times New Roman" w:eastAsia="Times New Roman" w:hAnsi="Times New Roman" w:cs="Times New Roman"/>
          <w:noProof/>
          <w:vertAlign w:val="superscript"/>
        </w:rPr>
        <w:t>18,19</w:t>
      </w:r>
      <w:r w:rsidRPr="003F01A6">
        <w:rPr>
          <w:rFonts w:ascii="Times New Roman" w:eastAsia="Times New Roman" w:hAnsi="Times New Roman" w:cs="Times New Roman"/>
        </w:rPr>
        <w:t xml:space="preserve">. The </w:t>
      </w:r>
      <w:r w:rsidRPr="003F01A6">
        <w:rPr>
          <w:rFonts w:ascii="Times New Roman" w:hAnsi="Times New Roman" w:cs="Times New Roman"/>
        </w:rPr>
        <w:t>SHO consists of a ferromagnetic (FM) and nonmagnetic (NM) bilayer structure in which generation of a pure spin current via the spin Hall effect (SHE) or Rashba-Edelstein effect induces spin orbit torq</w:t>
      </w:r>
      <w:r w:rsidR="005517FB" w:rsidRPr="003F01A6">
        <w:rPr>
          <w:rFonts w:ascii="Times New Roman" w:hAnsi="Times New Roman" w:cs="Times New Roman"/>
        </w:rPr>
        <w:t>u</w:t>
      </w:r>
      <w:r w:rsidRPr="003F01A6">
        <w:rPr>
          <w:rFonts w:ascii="Times New Roman" w:hAnsi="Times New Roman" w:cs="Times New Roman"/>
        </w:rPr>
        <w:t>e</w:t>
      </w:r>
      <w:r w:rsidR="00D534F5" w:rsidRPr="003F01A6">
        <w:rPr>
          <w:rFonts w:ascii="Times New Roman" w:hAnsi="Times New Roman" w:cs="Times New Roman"/>
          <w:noProof/>
          <w:vertAlign w:val="superscript"/>
        </w:rPr>
        <w:t>20–23</w:t>
      </w:r>
      <w:r w:rsidR="00D534F5" w:rsidRPr="003F01A6">
        <w:rPr>
          <w:rFonts w:ascii="Times New Roman" w:hAnsi="Times New Roman" w:cs="Times New Roman"/>
        </w:rPr>
        <w:t xml:space="preserve">. </w:t>
      </w:r>
      <w:r w:rsidRPr="003F01A6">
        <w:rPr>
          <w:rFonts w:ascii="Times New Roman" w:hAnsi="Times New Roman" w:cs="Times New Roman"/>
        </w:rPr>
        <w:t>Although the oscillatory output power is higher in STOs, SHOs offer several other advantages. Firstly, they are easier to fabricate due to their simpler bilayer structure</w:t>
      </w:r>
      <w:r w:rsidR="004019ED" w:rsidRPr="003F01A6">
        <w:rPr>
          <w:rFonts w:ascii="Times New Roman" w:hAnsi="Times New Roman" w:cs="Times New Roman"/>
          <w:noProof/>
          <w:vertAlign w:val="superscript"/>
        </w:rPr>
        <w:t>24–26</w:t>
      </w:r>
      <w:r w:rsidRPr="003F01A6">
        <w:rPr>
          <w:rFonts w:ascii="Times New Roman" w:hAnsi="Times New Roman" w:cs="Times New Roman"/>
        </w:rPr>
        <w:t xml:space="preserve">. Secondly, a spin orbit </w:t>
      </w:r>
      <w:r w:rsidR="00D534F5" w:rsidRPr="003F01A6">
        <w:rPr>
          <w:rFonts w:ascii="Times New Roman" w:hAnsi="Times New Roman" w:cs="Times New Roman"/>
        </w:rPr>
        <w:t>torque</w:t>
      </w:r>
      <w:r w:rsidRPr="003F01A6">
        <w:rPr>
          <w:rFonts w:ascii="Times New Roman" w:hAnsi="Times New Roman" w:cs="Times New Roman"/>
        </w:rPr>
        <w:t xml:space="preserve"> (SOT) which is caused by the pure spin current from the NM electrode can be exerted over extended areas in SHOs, whereas the STT in STOs is a localized effect</w:t>
      </w:r>
      <w:r w:rsidR="00567020" w:rsidRPr="003F01A6">
        <w:rPr>
          <w:rFonts w:ascii="Times New Roman" w:hAnsi="Times New Roman" w:cs="Times New Roman"/>
          <w:noProof/>
          <w:vertAlign w:val="superscript"/>
        </w:rPr>
        <w:t>26,27</w:t>
      </w:r>
      <w:r w:rsidRPr="003F01A6">
        <w:rPr>
          <w:rFonts w:ascii="Times New Roman" w:hAnsi="Times New Roman" w:cs="Times New Roman"/>
        </w:rPr>
        <w:t>. The excitation and control of various magnetization oscillations can be effectively achieved with SOT</w:t>
      </w:r>
      <w:r w:rsidR="00FC7D4A" w:rsidRPr="003F01A6">
        <w:rPr>
          <w:rFonts w:ascii="Times New Roman" w:hAnsi="Times New Roman" w:cs="Times New Roman"/>
          <w:noProof/>
          <w:vertAlign w:val="superscript"/>
        </w:rPr>
        <w:t>28–31</w:t>
      </w:r>
      <w:r w:rsidRPr="003F01A6">
        <w:rPr>
          <w:rFonts w:ascii="Times New Roman" w:hAnsi="Times New Roman" w:cs="Times New Roman"/>
        </w:rPr>
        <w:t>. Moreover, improvement of charge-to-spin conversion efficiency by material engineering and a significant field-like term contribution in SOT due to interfacial effects offers an interesting opportunity to explore SHO-based neuromorphic hardware</w:t>
      </w:r>
      <w:r w:rsidR="00FC7D4A" w:rsidRPr="003F01A6">
        <w:rPr>
          <w:rFonts w:ascii="Times New Roman" w:hAnsi="Times New Roman" w:cs="Times New Roman"/>
          <w:noProof/>
          <w:vertAlign w:val="superscript"/>
        </w:rPr>
        <w:t>32–35</w:t>
      </w:r>
      <w:r w:rsidRPr="003F01A6">
        <w:rPr>
          <w:rFonts w:ascii="Times New Roman" w:hAnsi="Times New Roman" w:cs="Times New Roman"/>
        </w:rPr>
        <w:t>.</w:t>
      </w:r>
    </w:p>
    <w:p w:rsidR="00CC36F6" w:rsidRDefault="00CC36F6" w:rsidP="005C066F">
      <w:pPr>
        <w:spacing w:after="0" w:line="480" w:lineRule="auto"/>
        <w:ind w:firstLine="709"/>
        <w:jc w:val="both"/>
        <w:rPr>
          <w:rFonts w:ascii="Times New Roman" w:hAnsi="Times New Roman" w:cs="Times New Roman"/>
        </w:rPr>
      </w:pPr>
      <w:r w:rsidRPr="003F01A6">
        <w:rPr>
          <w:rFonts w:ascii="Times New Roman" w:hAnsi="Times New Roman" w:cs="Times New Roman"/>
        </w:rPr>
        <w:t>In this article, we use micromagnetic simulations to model a SHO and utilize the microwave spectral characteristics of its magnetization dynamics for processing a binary data input. We demonstrate a direct classification of multibit data via filtering spectral characteristics. The key motivation is to realize fast information processing at low training costs, by reducing the dimension of the output data. Controlling the magnetization dynamics of the SHO by configuring the input pattern, we are able to classify the input binary data up to 4 bits. Subsequently, handwritten digit recognition is demonstrated with the Modified National Institute of Standards and Testing (MNIST) handwritten digit database. The SHO device, with modified input pulse pattern requires only a static readout and training of linear network for the classification of handwritten digits.</w:t>
      </w:r>
    </w:p>
    <w:p w:rsidR="000E168A" w:rsidRPr="003F01A6" w:rsidRDefault="000E168A" w:rsidP="005C066F">
      <w:pPr>
        <w:spacing w:after="0" w:line="480" w:lineRule="auto"/>
        <w:ind w:firstLine="709"/>
        <w:jc w:val="both"/>
        <w:rPr>
          <w:rFonts w:ascii="Times New Roman" w:hAnsi="Times New Roman" w:cs="Times New Roman"/>
        </w:rPr>
      </w:pPr>
    </w:p>
    <w:p w:rsidR="003160F0" w:rsidRDefault="004F0092" w:rsidP="00487D66">
      <w:pPr>
        <w:adjustRightInd w:val="0"/>
        <w:snapToGrid w:val="0"/>
        <w:spacing w:beforeLines="50" w:before="120" w:afterLines="50" w:after="120" w:line="480" w:lineRule="auto"/>
        <w:rPr>
          <w:rFonts w:ascii="Times New Roman" w:hAnsi="Times New Roman" w:cs="Times New Roman"/>
          <w:b/>
          <w:bCs/>
          <w:sz w:val="26"/>
          <w:szCs w:val="26"/>
          <w:lang w:val="pl-PL"/>
        </w:rPr>
      </w:pPr>
      <w:r w:rsidRPr="003F01A6">
        <w:rPr>
          <w:rFonts w:ascii="Times New Roman" w:hAnsi="Times New Roman" w:cs="Times New Roman"/>
          <w:b/>
          <w:bCs/>
          <w:sz w:val="26"/>
          <w:szCs w:val="26"/>
          <w:lang w:val="pl-PL"/>
        </w:rPr>
        <w:t>Results and discussion</w:t>
      </w:r>
    </w:p>
    <w:p w:rsidR="005B44CF" w:rsidRDefault="004F0092" w:rsidP="005C066F">
      <w:pPr>
        <w:adjustRightInd w:val="0"/>
        <w:snapToGrid w:val="0"/>
        <w:spacing w:after="0" w:line="480" w:lineRule="auto"/>
        <w:rPr>
          <w:rFonts w:ascii="Times New Roman" w:hAnsi="Times New Roman" w:cs="Times New Roman"/>
          <w:b/>
        </w:rPr>
      </w:pPr>
      <w:r w:rsidRPr="003F01A6">
        <w:rPr>
          <w:rFonts w:ascii="Times New Roman" w:hAnsi="Times New Roman" w:cs="Times New Roman"/>
          <w:b/>
        </w:rPr>
        <w:t>SHO device model</w:t>
      </w:r>
    </w:p>
    <w:p w:rsidR="004F0092" w:rsidRPr="003F01A6" w:rsidRDefault="004F0092" w:rsidP="005C066F">
      <w:pPr>
        <w:adjustRightInd w:val="0"/>
        <w:snapToGrid w:val="0"/>
        <w:spacing w:after="0" w:line="480" w:lineRule="auto"/>
        <w:ind w:firstLine="708"/>
        <w:jc w:val="both"/>
        <w:rPr>
          <w:rFonts w:ascii="Times New Roman" w:hAnsi="Times New Roman" w:cs="Times New Roman"/>
        </w:rPr>
      </w:pPr>
      <w:r w:rsidRPr="003F01A6">
        <w:rPr>
          <w:rFonts w:ascii="Times New Roman" w:hAnsi="Times New Roman" w:cs="Times New Roman"/>
        </w:rPr>
        <w:t>A conceptual schematization of the hardware is shown in Fig</w:t>
      </w:r>
      <w:r w:rsidR="00B1020D">
        <w:rPr>
          <w:rFonts w:ascii="Times New Roman" w:hAnsi="Times New Roman" w:cs="Times New Roman"/>
        </w:rPr>
        <w:t>.</w:t>
      </w:r>
      <w:r w:rsidRPr="003F01A6">
        <w:rPr>
          <w:rFonts w:ascii="Times New Roman" w:hAnsi="Times New Roman" w:cs="Times New Roman"/>
        </w:rPr>
        <w:t xml:space="preserve"> 1</w:t>
      </w:r>
      <w:r w:rsidR="00B1020D">
        <w:rPr>
          <w:rFonts w:ascii="Times New Roman" w:hAnsi="Times New Roman" w:cs="Times New Roman"/>
        </w:rPr>
        <w:t>a</w:t>
      </w:r>
      <w:r w:rsidRPr="003F01A6">
        <w:rPr>
          <w:rFonts w:ascii="Times New Roman" w:hAnsi="Times New Roman" w:cs="Times New Roman"/>
        </w:rPr>
        <w:t xml:space="preserve">, consisting of pulse input circuit, SHO, and an electrical output circuit. The modelled SHO is composed of platinum / permalloy bilayer (Pt/NiFe) with lateral size of 100 nm </w:t>
      </w:r>
      <w:r w:rsidRPr="003F01A6">
        <w:rPr>
          <w:rFonts w:ascii="Cambria Math" w:hAnsi="Cambria Math" w:cs="Cambria Math"/>
        </w:rPr>
        <w:t>⨯</w:t>
      </w:r>
      <w:r w:rsidRPr="003F01A6">
        <w:rPr>
          <w:rFonts w:ascii="Times New Roman" w:hAnsi="Times New Roman" w:cs="Times New Roman"/>
        </w:rPr>
        <w:t xml:space="preserve"> 100 nm. Each layer has a thickness of 5 nm. The input binary data is in the form of a current pulse, where bit “1”</w:t>
      </w:r>
      <w:r w:rsidR="00B1020D">
        <w:rPr>
          <w:rFonts w:ascii="Times New Roman" w:hAnsi="Times New Roman" w:cs="Times New Roman"/>
        </w:rPr>
        <w:t xml:space="preserve"> </w:t>
      </w:r>
      <w:r w:rsidRPr="003F01A6">
        <w:rPr>
          <w:rFonts w:ascii="Times New Roman" w:hAnsi="Times New Roman" w:cs="Times New Roman"/>
        </w:rPr>
        <w:t>and “0” are coded as two different current values I</w:t>
      </w:r>
      <w:r w:rsidRPr="003F01A6">
        <w:rPr>
          <w:rFonts w:ascii="Times New Roman" w:hAnsi="Times New Roman" w:cs="Times New Roman"/>
          <w:vertAlign w:val="subscript"/>
        </w:rPr>
        <w:t>1</w:t>
      </w:r>
      <w:r w:rsidRPr="003F01A6">
        <w:rPr>
          <w:rFonts w:ascii="Times New Roman" w:hAnsi="Times New Roman" w:cs="Times New Roman"/>
        </w:rPr>
        <w:t xml:space="preserve"> and I</w:t>
      </w:r>
      <w:r w:rsidRPr="003F01A6">
        <w:rPr>
          <w:rFonts w:ascii="Times New Roman" w:hAnsi="Times New Roman" w:cs="Times New Roman"/>
          <w:vertAlign w:val="subscript"/>
        </w:rPr>
        <w:t>0</w:t>
      </w:r>
      <w:r w:rsidRPr="003F01A6">
        <w:rPr>
          <w:rFonts w:ascii="Times New Roman" w:hAnsi="Times New Roman" w:cs="Times New Roman"/>
        </w:rPr>
        <w:t>. An in-plane-magnetic field (H</w:t>
      </w:r>
      <w:r w:rsidRPr="003F01A6">
        <w:rPr>
          <w:rFonts w:ascii="Times New Roman" w:hAnsi="Times New Roman" w:cs="Times New Roman"/>
          <w:vertAlign w:val="subscript"/>
        </w:rPr>
        <w:t>ext</w:t>
      </w:r>
      <w:r w:rsidRPr="003F01A6">
        <w:rPr>
          <w:rFonts w:ascii="Times New Roman" w:hAnsi="Times New Roman" w:cs="Times New Roman"/>
        </w:rPr>
        <w:t>) of 100 mT is applied at angle φ = 90⁰ (+Y direction), in order to align the magnetization perpendicular to the current direction. The working principle of the SHO is as follows, upon the flow of current (I</w:t>
      </w:r>
      <w:r w:rsidRPr="003F01A6">
        <w:rPr>
          <w:rFonts w:ascii="Times New Roman" w:hAnsi="Times New Roman" w:cs="Times New Roman"/>
          <w:vertAlign w:val="subscript"/>
        </w:rPr>
        <w:t>c</w:t>
      </w:r>
      <w:r w:rsidRPr="003F01A6">
        <w:rPr>
          <w:rFonts w:ascii="Times New Roman" w:hAnsi="Times New Roman" w:cs="Times New Roman"/>
        </w:rPr>
        <w:t xml:space="preserve">) in +X direction, the SHE in Pt results in spin dependent scattering of electrons to the top and bottom surfaces of Pt. This leads to spin accumulation at the interface of Pt/NiFe and </w:t>
      </w:r>
      <w:r w:rsidR="000834A6">
        <w:rPr>
          <w:rFonts w:ascii="Times New Roman" w:hAnsi="Times New Roman" w:cs="Times New Roman"/>
        </w:rPr>
        <w:t xml:space="preserve">a </w:t>
      </w:r>
      <w:r w:rsidRPr="003F01A6">
        <w:rPr>
          <w:rFonts w:ascii="Times New Roman" w:hAnsi="Times New Roman" w:cs="Times New Roman"/>
        </w:rPr>
        <w:t>subsequent transfer of spin angular momentum to NiFe result</w:t>
      </w:r>
      <w:r w:rsidR="000834A6">
        <w:rPr>
          <w:rFonts w:ascii="Times New Roman" w:hAnsi="Times New Roman" w:cs="Times New Roman"/>
        </w:rPr>
        <w:t>s</w:t>
      </w:r>
      <w:r w:rsidRPr="003F01A6">
        <w:rPr>
          <w:rFonts w:ascii="Times New Roman" w:hAnsi="Times New Roman" w:cs="Times New Roman"/>
        </w:rPr>
        <w:t xml:space="preserve"> in a transverse flow (+Z direction) of spin current (I</w:t>
      </w:r>
      <w:r w:rsidRPr="003F01A6">
        <w:rPr>
          <w:rFonts w:ascii="Times New Roman" w:hAnsi="Times New Roman" w:cs="Times New Roman"/>
          <w:vertAlign w:val="subscript"/>
        </w:rPr>
        <w:t>s</w:t>
      </w:r>
      <w:r w:rsidRPr="003F01A6">
        <w:rPr>
          <w:rFonts w:ascii="Times New Roman" w:hAnsi="Times New Roman" w:cs="Times New Roman"/>
        </w:rPr>
        <w:t>). The ratio between charge current density (J</w:t>
      </w:r>
      <w:r w:rsidRPr="003F01A6">
        <w:rPr>
          <w:rFonts w:ascii="Times New Roman" w:hAnsi="Times New Roman" w:cs="Times New Roman"/>
          <w:vertAlign w:val="subscript"/>
        </w:rPr>
        <w:t>c</w:t>
      </w:r>
      <w:r w:rsidRPr="003F01A6">
        <w:rPr>
          <w:rFonts w:ascii="Times New Roman" w:hAnsi="Times New Roman" w:cs="Times New Roman"/>
        </w:rPr>
        <w:t>) and spin current density (J</w:t>
      </w:r>
      <w:r w:rsidRPr="003F01A6">
        <w:rPr>
          <w:rFonts w:ascii="Times New Roman" w:hAnsi="Times New Roman" w:cs="Times New Roman"/>
          <w:vertAlign w:val="subscript"/>
        </w:rPr>
        <w:t>s</w:t>
      </w:r>
      <w:r w:rsidRPr="003F01A6">
        <w:rPr>
          <w:rFonts w:ascii="Times New Roman" w:hAnsi="Times New Roman" w:cs="Times New Roman"/>
        </w:rPr>
        <w:t xml:space="preserve">) is </w:t>
      </w:r>
      <w:r w:rsidR="00B03A21" w:rsidRPr="003F01A6">
        <w:rPr>
          <w:rFonts w:ascii="Times New Roman" w:hAnsi="Times New Roman" w:cs="Times New Roman"/>
        </w:rPr>
        <w:t>characterized</w:t>
      </w:r>
      <w:r w:rsidRPr="003F01A6">
        <w:rPr>
          <w:rFonts w:ascii="Times New Roman" w:hAnsi="Times New Roman" w:cs="Times New Roman"/>
        </w:rPr>
        <w:t xml:space="preserve"> by the spin Hall conversion efficiency (spin Hall angle) θ</w:t>
      </w:r>
      <w:r w:rsidRPr="003F01A6">
        <w:rPr>
          <w:rFonts w:ascii="Times New Roman" w:hAnsi="Times New Roman" w:cs="Times New Roman"/>
          <w:vertAlign w:val="subscript"/>
        </w:rPr>
        <w:t>SH</w:t>
      </w:r>
      <w:r w:rsidRPr="003F01A6">
        <w:rPr>
          <w:rFonts w:ascii="Times New Roman" w:hAnsi="Times New Roman" w:cs="Times New Roman"/>
          <w:noProof/>
          <w:vertAlign w:val="superscript"/>
        </w:rPr>
        <w:t>20,21</w:t>
      </w:r>
      <w:r w:rsidRPr="003F01A6">
        <w:rPr>
          <w:rFonts w:ascii="Times New Roman" w:hAnsi="Times New Roman" w:cs="Times New Roman"/>
          <w:noProof/>
        </w:rPr>
        <w:t>.</w:t>
      </w:r>
      <w:r w:rsidRPr="003F01A6">
        <w:rPr>
          <w:rFonts w:ascii="Times New Roman" w:hAnsi="Times New Roman" w:cs="Times New Roman"/>
        </w:rPr>
        <w:t xml:space="preserve"> The J</w:t>
      </w:r>
      <w:r w:rsidRPr="003F01A6">
        <w:rPr>
          <w:rFonts w:ascii="Times New Roman" w:hAnsi="Times New Roman" w:cs="Times New Roman"/>
          <w:vertAlign w:val="subscript"/>
        </w:rPr>
        <w:t>s</w:t>
      </w:r>
      <w:r w:rsidRPr="003F01A6">
        <w:rPr>
          <w:rFonts w:ascii="Times New Roman" w:hAnsi="Times New Roman" w:cs="Times New Roman"/>
        </w:rPr>
        <w:t xml:space="preserve"> gives rise to two SOTs namely, damping like torque (DLT) and field like torque (FLT). While DLT is a result of bulk phenomena of the SHE, FLT is an interfacial effect due to the strength of spin accumulation at the interface</w:t>
      </w:r>
      <w:r w:rsidRPr="003F01A6">
        <w:rPr>
          <w:rFonts w:ascii="Times New Roman" w:hAnsi="Times New Roman" w:cs="Times New Roman"/>
          <w:noProof/>
          <w:vertAlign w:val="superscript"/>
        </w:rPr>
        <w:t>36,37</w:t>
      </w:r>
      <w:r w:rsidRPr="003F01A6">
        <w:rPr>
          <w:rFonts w:ascii="Times New Roman" w:hAnsi="Times New Roman" w:cs="Times New Roman"/>
        </w:rPr>
        <w:t>. Here, we have considered only the role of DLT on the magnetization dynamics due to the negligible effect of FLT for the 5 nm thick Pt Layer. By increasing J</w:t>
      </w:r>
      <w:r w:rsidRPr="003F01A6">
        <w:rPr>
          <w:rFonts w:ascii="Times New Roman" w:hAnsi="Times New Roman" w:cs="Times New Roman"/>
          <w:vertAlign w:val="subscript"/>
        </w:rPr>
        <w:t>c</w:t>
      </w:r>
      <w:r w:rsidRPr="003F01A6">
        <w:rPr>
          <w:rFonts w:ascii="Times New Roman" w:hAnsi="Times New Roman" w:cs="Times New Roman"/>
        </w:rPr>
        <w:t>, the natural damping of NiFe can be manipulated by DLT and can be completely compensated to achieve auto-oscillations in the gigahertz frequency range</w:t>
      </w:r>
      <w:r w:rsidRPr="003F01A6">
        <w:rPr>
          <w:rFonts w:ascii="Times New Roman" w:hAnsi="Times New Roman" w:cs="Times New Roman"/>
          <w:noProof/>
          <w:vertAlign w:val="superscript"/>
        </w:rPr>
        <w:t>24,29</w:t>
      </w:r>
      <w:r w:rsidRPr="003F01A6">
        <w:rPr>
          <w:rFonts w:ascii="Times New Roman" w:hAnsi="Times New Roman" w:cs="Times New Roman"/>
        </w:rPr>
        <w:t>. The simulation method and material parameters are given in the Methods section.</w:t>
      </w:r>
    </w:p>
    <w:p w:rsidR="004F0092" w:rsidRPr="003F01A6" w:rsidRDefault="004F0092" w:rsidP="005C066F">
      <w:pPr>
        <w:spacing w:after="0" w:line="480" w:lineRule="auto"/>
        <w:ind w:firstLine="708"/>
        <w:jc w:val="both"/>
        <w:rPr>
          <w:rFonts w:ascii="Times New Roman" w:hAnsi="Times New Roman" w:cs="Times New Roman"/>
        </w:rPr>
      </w:pPr>
      <w:r w:rsidRPr="003F01A6">
        <w:rPr>
          <w:rFonts w:ascii="Times New Roman" w:hAnsi="Times New Roman" w:cs="Times New Roman"/>
        </w:rPr>
        <w:t>The electrical detection of oscillatory dynamics of the SHO depends on the oscillating anisotropic magnetoresistance (AMR) of the ferromagnet</w:t>
      </w:r>
      <w:r w:rsidR="00B805B2" w:rsidRPr="003F01A6">
        <w:rPr>
          <w:rFonts w:ascii="Times New Roman" w:hAnsi="Times New Roman" w:cs="Times New Roman"/>
          <w:noProof/>
          <w:vertAlign w:val="superscript"/>
        </w:rPr>
        <w:t>19,38</w:t>
      </w:r>
      <w:r w:rsidRPr="003F01A6">
        <w:rPr>
          <w:rFonts w:ascii="Times New Roman" w:hAnsi="Times New Roman" w:cs="Times New Roman"/>
        </w:rPr>
        <w:t>.</w:t>
      </w:r>
      <w:r w:rsidRPr="003F01A6">
        <w:rPr>
          <w:rFonts w:ascii="Times New Roman" w:hAnsi="Times New Roman" w:cs="Times New Roman"/>
          <w:noProof/>
          <w:vertAlign w:val="superscript"/>
        </w:rPr>
        <w:t xml:space="preserve"> </w:t>
      </w:r>
      <w:r w:rsidRPr="003F01A6">
        <w:rPr>
          <w:rFonts w:ascii="Times New Roman" w:hAnsi="Times New Roman" w:cs="Times New Roman"/>
        </w:rPr>
        <w:t>The AMR effect is a spin dependent transport property of the FM in which the electrical resistance depends on the relative orientation of the magnetization and the current</w:t>
      </w:r>
      <w:r w:rsidR="00B805B2" w:rsidRPr="003F01A6">
        <w:rPr>
          <w:rFonts w:ascii="Times New Roman" w:hAnsi="Times New Roman" w:cs="Times New Roman"/>
          <w:noProof/>
          <w:vertAlign w:val="superscript"/>
        </w:rPr>
        <w:t>39</w:t>
      </w:r>
      <w:r w:rsidRPr="003F01A6">
        <w:rPr>
          <w:rFonts w:ascii="Times New Roman" w:hAnsi="Times New Roman" w:cs="Times New Roman"/>
        </w:rPr>
        <w:t>.</w:t>
      </w:r>
      <w:r w:rsidR="00B805B2" w:rsidRPr="003F01A6">
        <w:rPr>
          <w:rFonts w:ascii="Times New Roman" w:hAnsi="Times New Roman" w:cs="Times New Roman"/>
          <w:noProof/>
        </w:rPr>
        <w:t xml:space="preserve"> </w:t>
      </w:r>
      <w:r w:rsidRPr="003F01A6">
        <w:rPr>
          <w:rFonts w:ascii="Times New Roman" w:hAnsi="Times New Roman" w:cs="Times New Roman"/>
          <w:lang w:eastAsia="x-none"/>
        </w:rPr>
        <w:t xml:space="preserve">The dependence of the FM resistance on the angle </w:t>
      </w:r>
      <m:oMath>
        <m:sSub>
          <m:sSubPr>
            <m:ctrlPr>
              <w:rPr>
                <w:rFonts w:ascii="Cambria Math" w:hAnsi="Cambria Math" w:cs="Times New Roman"/>
                <w:shd w:val="clear" w:color="auto" w:fill="FFFFFF"/>
              </w:rPr>
            </m:ctrlPr>
          </m:sSubPr>
          <m:e>
            <m:r>
              <w:rPr>
                <w:rFonts w:ascii="Cambria Math" w:hAnsi="Cambria Math" w:cs="Times New Roman"/>
                <w:shd w:val="clear" w:color="auto" w:fill="FFFFFF"/>
              </w:rPr>
              <m:t>θ</m:t>
            </m:r>
          </m:e>
          <m:sub>
            <m:r>
              <m:rPr>
                <m:sty m:val="p"/>
              </m:rPr>
              <w:rPr>
                <w:rFonts w:ascii="Cambria Math" w:hAnsi="Cambria Math" w:cs="Times New Roman"/>
                <w:shd w:val="clear" w:color="auto" w:fill="FFFFFF"/>
              </w:rPr>
              <m:t>M</m:t>
            </m:r>
          </m:sub>
        </m:sSub>
      </m:oMath>
      <w:r w:rsidRPr="003F01A6">
        <w:rPr>
          <w:rFonts w:ascii="Times New Roman" w:hAnsi="Times New Roman" w:cs="Times New Roman"/>
          <w:shd w:val="clear" w:color="auto" w:fill="FFFFFF"/>
        </w:rPr>
        <w:t xml:space="preserve"> between current and magnetization is </w:t>
      </w:r>
      <m:oMath>
        <m:sSub>
          <m:sSubPr>
            <m:ctrlPr>
              <w:rPr>
                <w:rFonts w:ascii="Cambria Math" w:hAnsi="Cambria Math" w:cs="Times New Roman"/>
                <w:shd w:val="clear" w:color="auto" w:fill="FFFFFF"/>
              </w:rPr>
            </m:ctrlPr>
          </m:sSubPr>
          <m:e>
            <m:r>
              <w:rPr>
                <w:rFonts w:ascii="Cambria Math" w:hAnsi="Cambria Math" w:cs="Times New Roman"/>
                <w:shd w:val="clear" w:color="auto" w:fill="FFFFFF"/>
              </w:rPr>
              <m:t>R</m:t>
            </m:r>
            <m:d>
              <m:dPr>
                <m:ctrlPr>
                  <w:rPr>
                    <w:rFonts w:ascii="Cambria Math" w:hAnsi="Cambria Math" w:cs="Times New Roman"/>
                    <w:i/>
                    <w:shd w:val="clear" w:color="auto" w:fill="FFFFFF"/>
                  </w:rPr>
                </m:ctrlPr>
              </m:dPr>
              <m:e>
                <m:sSub>
                  <m:sSubPr>
                    <m:ctrlPr>
                      <w:rPr>
                        <w:rFonts w:ascii="Cambria Math" w:hAnsi="Cambria Math" w:cs="Times New Roman"/>
                        <w:shd w:val="clear" w:color="auto" w:fill="FFFFFF"/>
                      </w:rPr>
                    </m:ctrlPr>
                  </m:sSubPr>
                  <m:e>
                    <m:r>
                      <m:rPr>
                        <m:sty m:val="p"/>
                      </m:rPr>
                      <w:rPr>
                        <w:rFonts w:ascii="Cambria Math" w:hAnsi="Cambria Math" w:cs="Times New Roman"/>
                        <w:shd w:val="clear" w:color="auto" w:fill="FFFFFF"/>
                      </w:rPr>
                      <m:t>θ</m:t>
                    </m:r>
                  </m:e>
                  <m:sub>
                    <m:r>
                      <m:rPr>
                        <m:sty m:val="p"/>
                      </m:rPr>
                      <w:rPr>
                        <w:rFonts w:ascii="Cambria Math" w:hAnsi="Cambria Math" w:cs="Times New Roman"/>
                        <w:shd w:val="clear" w:color="auto" w:fill="FFFFFF"/>
                      </w:rPr>
                      <m:t>M</m:t>
                    </m:r>
                  </m:sub>
                </m:sSub>
              </m:e>
            </m:d>
            <m:r>
              <w:rPr>
                <w:rFonts w:ascii="Cambria Math" w:hAnsi="Cambria Math" w:cs="Times New Roman"/>
                <w:shd w:val="clear" w:color="auto" w:fill="FFFFFF"/>
              </w:rPr>
              <m:t>=R</m:t>
            </m:r>
          </m:e>
          <m:sub>
            <m:r>
              <m:rPr>
                <m:sty m:val="p"/>
              </m:rPr>
              <w:rPr>
                <w:rFonts w:ascii="Cambria Math" w:hAnsi="Cambria Math" w:cs="Times New Roman"/>
                <w:shd w:val="clear" w:color="auto" w:fill="FFFFFF"/>
              </w:rPr>
              <m:t>⊥</m:t>
            </m:r>
          </m:sub>
        </m:sSub>
        <m:r>
          <m:rPr>
            <m:sty m:val="p"/>
          </m:rPr>
          <w:rPr>
            <w:rFonts w:ascii="Cambria Math" w:hAnsi="Cambria Math" w:cs="Times New Roman"/>
            <w:shd w:val="clear" w:color="auto" w:fill="FFFFFF"/>
          </w:rPr>
          <m:t>+</m:t>
        </m:r>
        <m:sSub>
          <m:sSubPr>
            <m:ctrlPr>
              <w:rPr>
                <w:rFonts w:ascii="Cambria Math" w:hAnsi="Cambria Math" w:cs="Times New Roman"/>
                <w:shd w:val="clear" w:color="auto" w:fill="FFFFFF"/>
              </w:rPr>
            </m:ctrlPr>
          </m:sSubPr>
          <m:e>
            <m:r>
              <w:rPr>
                <w:rFonts w:ascii="Cambria Math" w:hAnsi="Cambria Math" w:cs="Times New Roman"/>
                <w:shd w:val="clear" w:color="auto" w:fill="FFFFFF"/>
              </w:rPr>
              <m:t>(</m:t>
            </m:r>
            <m:sSub>
              <m:sSubPr>
                <m:ctrlPr>
                  <w:rPr>
                    <w:rFonts w:ascii="Cambria Math" w:hAnsi="Cambria Math" w:cs="Times New Roman"/>
                    <w:shd w:val="clear" w:color="auto" w:fill="FFFFFF"/>
                  </w:rPr>
                </m:ctrlPr>
              </m:sSubPr>
              <m:e>
                <m:r>
                  <w:rPr>
                    <w:rFonts w:ascii="Cambria Math" w:hAnsi="Cambria Math" w:cs="Times New Roman"/>
                    <w:shd w:val="clear" w:color="auto" w:fill="FFFFFF"/>
                  </w:rPr>
                  <m:t>R</m:t>
                </m:r>
              </m:e>
              <m:sub>
                <m:r>
                  <m:rPr>
                    <m:sty m:val="p"/>
                  </m:rPr>
                  <w:rPr>
                    <w:rFonts w:ascii="Cambria Math" w:hAnsi="Cambria Math" w:cs="Times New Roman"/>
                    <w:shd w:val="clear" w:color="auto" w:fill="FFFFFF"/>
                  </w:rPr>
                  <m:t>∥</m:t>
                </m:r>
              </m:sub>
            </m:sSub>
            <m:r>
              <w:rPr>
                <w:rFonts w:ascii="Cambria Math" w:hAnsi="Cambria Math" w:cs="Times New Roman"/>
                <w:shd w:val="clear" w:color="auto" w:fill="FFFFFF"/>
              </w:rPr>
              <m:t>-R</m:t>
            </m:r>
          </m:e>
          <m:sub>
            <m:r>
              <m:rPr>
                <m:sty m:val="p"/>
              </m:rPr>
              <w:rPr>
                <w:rFonts w:ascii="Cambria Math" w:hAnsi="Cambria Math" w:cs="Times New Roman"/>
                <w:shd w:val="clear" w:color="auto" w:fill="FFFFFF"/>
              </w:rPr>
              <m:t>⊥</m:t>
            </m:r>
          </m:sub>
        </m:sSub>
        <m:r>
          <m:rPr>
            <m:sty m:val="p"/>
          </m:rPr>
          <w:rPr>
            <w:rFonts w:ascii="Cambria Math" w:hAnsi="Cambria Math" w:cs="Times New Roman"/>
            <w:shd w:val="clear" w:color="auto" w:fill="FFFFFF"/>
          </w:rPr>
          <m:t>)</m:t>
        </m:r>
        <m:sSup>
          <m:sSupPr>
            <m:ctrlPr>
              <w:rPr>
                <w:rFonts w:ascii="Cambria Math" w:hAnsi="Cambria Math" w:cs="Times New Roman"/>
                <w:shd w:val="clear" w:color="auto" w:fill="FFFFFF"/>
              </w:rPr>
            </m:ctrlPr>
          </m:sSupPr>
          <m:e>
            <m:r>
              <w:rPr>
                <w:rFonts w:ascii="Cambria Math" w:hAnsi="Cambria Math" w:cs="Times New Roman"/>
                <w:shd w:val="clear" w:color="auto" w:fill="FFFFFF"/>
              </w:rPr>
              <m:t>cos</m:t>
            </m:r>
          </m:e>
          <m:sup>
            <m:r>
              <w:rPr>
                <w:rFonts w:ascii="Cambria Math" w:hAnsi="Cambria Math" w:cs="Times New Roman"/>
                <w:shd w:val="clear" w:color="auto" w:fill="FFFFFF"/>
              </w:rPr>
              <m:t>2</m:t>
            </m:r>
          </m:sup>
        </m:sSup>
        <m:sSub>
          <m:sSubPr>
            <m:ctrlPr>
              <w:rPr>
                <w:rFonts w:ascii="Cambria Math" w:hAnsi="Cambria Math" w:cs="Times New Roman"/>
                <w:shd w:val="clear" w:color="auto" w:fill="FFFFFF"/>
              </w:rPr>
            </m:ctrlPr>
          </m:sSubPr>
          <m:e>
            <m:r>
              <w:rPr>
                <w:rFonts w:ascii="Cambria Math" w:hAnsi="Cambria Math" w:cs="Times New Roman"/>
                <w:shd w:val="clear" w:color="auto" w:fill="FFFFFF"/>
              </w:rPr>
              <m:t>θ</m:t>
            </m:r>
          </m:e>
          <m:sub>
            <m:r>
              <w:rPr>
                <w:rFonts w:ascii="Cambria Math" w:hAnsi="Cambria Math" w:cs="Times New Roman"/>
                <w:shd w:val="clear" w:color="auto" w:fill="FFFFFF"/>
              </w:rPr>
              <m:t>M</m:t>
            </m:r>
          </m:sub>
        </m:sSub>
        <m:sSub>
          <m:sSubPr>
            <m:ctrlPr>
              <w:rPr>
                <w:rFonts w:ascii="Cambria Math" w:hAnsi="Cambria Math" w:cs="Times New Roman"/>
                <w:shd w:val="clear" w:color="auto" w:fill="FFFFFF"/>
              </w:rPr>
            </m:ctrlPr>
          </m:sSubPr>
          <m:e>
            <m:r>
              <w:rPr>
                <w:rFonts w:ascii="Cambria Math" w:hAnsi="Cambria Math" w:cs="Times New Roman"/>
                <w:shd w:val="clear" w:color="auto" w:fill="FFFFFF"/>
              </w:rPr>
              <m:t>=R</m:t>
            </m:r>
          </m:e>
          <m:sub>
            <m:r>
              <m:rPr>
                <m:sty m:val="p"/>
              </m:rPr>
              <w:rPr>
                <w:rFonts w:ascii="Cambria Math" w:hAnsi="Cambria Math" w:cs="Times New Roman"/>
                <w:shd w:val="clear" w:color="auto" w:fill="FFFFFF"/>
              </w:rPr>
              <m:t>0</m:t>
            </m:r>
          </m:sub>
        </m:sSub>
        <m:r>
          <w:rPr>
            <w:rFonts w:ascii="Cambria Math" w:hAnsi="Cambria Math" w:cs="Times New Roman"/>
            <w:shd w:val="clear" w:color="auto" w:fill="FFFFFF"/>
          </w:rPr>
          <m:t>+</m:t>
        </m:r>
        <m:sSub>
          <m:sSubPr>
            <m:ctrlPr>
              <w:rPr>
                <w:rFonts w:ascii="Cambria Math" w:hAnsi="Cambria Math" w:cs="Times New Roman"/>
                <w:i/>
              </w:rPr>
            </m:ctrlPr>
          </m:sSubPr>
          <m:e>
            <m:r>
              <w:rPr>
                <w:rFonts w:ascii="Cambria Math" w:hAnsi="Cambria Math" w:cs="Times New Roman"/>
                <w:shd w:val="clear" w:color="auto" w:fill="FFFFFF"/>
              </w:rPr>
              <m:t>∆</m:t>
            </m:r>
            <m:r>
              <w:rPr>
                <w:rFonts w:ascii="Cambria Math" w:hAnsi="Cambria Math" w:cs="Times New Roman"/>
              </w:rPr>
              <m:t>R</m:t>
            </m:r>
          </m:e>
          <m:sub>
            <m:r>
              <w:rPr>
                <w:rFonts w:ascii="Cambria Math" w:hAnsi="Cambria Math" w:cs="Times New Roman"/>
              </w:rPr>
              <m:t>AMR</m:t>
            </m:r>
          </m:sub>
        </m:sSub>
        <m:r>
          <w:rPr>
            <w:rFonts w:ascii="Cambria Math" w:hAnsi="Cambria Math" w:cs="Times New Roman"/>
          </w:rPr>
          <m:t xml:space="preserve"> </m:t>
        </m:r>
        <m:sSup>
          <m:sSupPr>
            <m:ctrlPr>
              <w:rPr>
                <w:rFonts w:ascii="Cambria Math" w:hAnsi="Cambria Math" w:cs="Times New Roman"/>
                <w:shd w:val="clear" w:color="auto" w:fill="FFFFFF"/>
              </w:rPr>
            </m:ctrlPr>
          </m:sSupPr>
          <m:e>
            <m:r>
              <w:rPr>
                <w:rFonts w:ascii="Cambria Math" w:hAnsi="Cambria Math" w:cs="Times New Roman"/>
                <w:shd w:val="clear" w:color="auto" w:fill="FFFFFF"/>
              </w:rPr>
              <m:t>cos</m:t>
            </m:r>
          </m:e>
          <m:sup>
            <m:r>
              <w:rPr>
                <w:rFonts w:ascii="Cambria Math" w:hAnsi="Cambria Math" w:cs="Times New Roman"/>
                <w:shd w:val="clear" w:color="auto" w:fill="FFFFFF"/>
              </w:rPr>
              <m:t>2</m:t>
            </m:r>
          </m:sup>
        </m:sSup>
        <m:sSub>
          <m:sSubPr>
            <m:ctrlPr>
              <w:rPr>
                <w:rFonts w:ascii="Cambria Math" w:hAnsi="Cambria Math" w:cs="Times New Roman"/>
                <w:shd w:val="clear" w:color="auto" w:fill="FFFFFF"/>
              </w:rPr>
            </m:ctrlPr>
          </m:sSubPr>
          <m:e>
            <m:r>
              <w:rPr>
                <w:rFonts w:ascii="Cambria Math" w:hAnsi="Cambria Math" w:cs="Times New Roman"/>
                <w:shd w:val="clear" w:color="auto" w:fill="FFFFFF"/>
              </w:rPr>
              <m:t>θ</m:t>
            </m:r>
          </m:e>
          <m:sub>
            <m:r>
              <w:rPr>
                <w:rFonts w:ascii="Cambria Math" w:hAnsi="Cambria Math" w:cs="Times New Roman"/>
                <w:shd w:val="clear" w:color="auto" w:fill="FFFFFF"/>
              </w:rPr>
              <m:t>M</m:t>
            </m:r>
          </m:sub>
        </m:sSub>
        <m:r>
          <w:rPr>
            <w:rFonts w:ascii="Cambria Math" w:hAnsi="Cambria Math" w:cs="Times New Roman"/>
            <w:shd w:val="clear" w:color="auto" w:fill="FFFFFF"/>
          </w:rPr>
          <m:t>,</m:t>
        </m:r>
      </m:oMath>
      <w:r w:rsidRPr="003F01A6">
        <w:rPr>
          <w:rFonts w:ascii="Times New Roman" w:hAnsi="Times New Roman" w:cs="Times New Roman"/>
          <w:shd w:val="clear" w:color="auto" w:fill="FFFFFF"/>
        </w:rPr>
        <w:t xml:space="preserve"> where </w:t>
      </w:r>
      <w:r w:rsidRPr="003F01A6">
        <w:rPr>
          <w:rFonts w:ascii="Times New Roman" w:hAnsi="Times New Roman" w:cs="Times New Roman"/>
          <w:i/>
          <w:shd w:val="clear" w:color="auto" w:fill="FFFFFF"/>
        </w:rPr>
        <w:t>R</w:t>
      </w:r>
      <w:r w:rsidRPr="003F01A6">
        <w:rPr>
          <w:rFonts w:ascii="Cambria Math" w:hAnsi="Cambria Math" w:cs="Cambria Math"/>
          <w:shd w:val="clear" w:color="auto" w:fill="FFFFFF"/>
          <w:vertAlign w:val="subscript"/>
        </w:rPr>
        <w:t>⊥</w:t>
      </w:r>
      <w:r w:rsidRPr="003F01A6">
        <w:rPr>
          <w:rFonts w:ascii="Times New Roman" w:hAnsi="Times New Roman" w:cs="Times New Roman"/>
          <w:shd w:val="clear" w:color="auto" w:fill="FFFFFF"/>
          <w:vertAlign w:val="subscript"/>
        </w:rPr>
        <w:t>(</w:t>
      </w:r>
      <w:r w:rsidRPr="003F01A6">
        <w:rPr>
          <w:rFonts w:ascii="Cambria Math" w:hAnsi="Cambria Math" w:cs="Cambria Math"/>
          <w:shd w:val="clear" w:color="auto" w:fill="FFFFFF"/>
          <w:vertAlign w:val="subscript"/>
        </w:rPr>
        <w:t>∥</w:t>
      </w:r>
      <w:r w:rsidRPr="003F01A6">
        <w:rPr>
          <w:rFonts w:ascii="Times New Roman" w:hAnsi="Times New Roman" w:cs="Times New Roman"/>
          <w:shd w:val="clear" w:color="auto" w:fill="FFFFFF"/>
          <w:vertAlign w:val="subscript"/>
        </w:rPr>
        <w:t>)</w:t>
      </w:r>
      <w:r w:rsidRPr="003F01A6">
        <w:rPr>
          <w:rFonts w:ascii="Times New Roman" w:hAnsi="Times New Roman" w:cs="Times New Roman"/>
          <w:shd w:val="clear" w:color="auto" w:fill="FFFFFF"/>
        </w:rPr>
        <w:t xml:space="preserve"> is the device resistance when </w:t>
      </w:r>
      <w:r w:rsidRPr="003F01A6">
        <w:rPr>
          <w:rFonts w:ascii="Times New Roman" w:hAnsi="Times New Roman" w:cs="Times New Roman"/>
          <w:lang w:eastAsia="x-none"/>
        </w:rPr>
        <w:t>the current and the magnetization are oriented perpendicular (parallel) to each other.</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shd w:val="clear" w:color="auto" w:fill="FFFFFF"/>
              </w:rPr>
              <m:t>∆</m:t>
            </m:r>
            <m:r>
              <w:rPr>
                <w:rFonts w:ascii="Cambria Math" w:hAnsi="Cambria Math" w:cs="Times New Roman"/>
              </w:rPr>
              <m:t>R</m:t>
            </m:r>
          </m:e>
          <m:sub>
            <m:r>
              <w:rPr>
                <w:rFonts w:ascii="Cambria Math" w:hAnsi="Cambria Math" w:cs="Times New Roman"/>
              </w:rPr>
              <m:t>AMR</m:t>
            </m:r>
          </m:sub>
        </m:sSub>
        <m:r>
          <w:rPr>
            <w:rFonts w:ascii="Cambria Math" w:hAnsi="Cambria Math" w:cs="Times New Roman"/>
          </w:rPr>
          <m:t>=</m:t>
        </m:r>
        <m:sSub>
          <m:sSubPr>
            <m:ctrlPr>
              <w:rPr>
                <w:rFonts w:ascii="Cambria Math" w:hAnsi="Cambria Math" w:cs="Times New Roman"/>
                <w:shd w:val="clear" w:color="auto" w:fill="FFFFFF"/>
              </w:rPr>
            </m:ctrlPr>
          </m:sSubPr>
          <m:e>
            <m:sSub>
              <m:sSubPr>
                <m:ctrlPr>
                  <w:rPr>
                    <w:rFonts w:ascii="Cambria Math" w:hAnsi="Cambria Math" w:cs="Times New Roman"/>
                    <w:shd w:val="clear" w:color="auto" w:fill="FFFFFF"/>
                  </w:rPr>
                </m:ctrlPr>
              </m:sSubPr>
              <m:e>
                <m:r>
                  <w:rPr>
                    <w:rFonts w:ascii="Cambria Math" w:hAnsi="Cambria Math" w:cs="Times New Roman"/>
                    <w:shd w:val="clear" w:color="auto" w:fill="FFFFFF"/>
                  </w:rPr>
                  <m:t>R</m:t>
                </m:r>
              </m:e>
              <m:sub>
                <m:r>
                  <m:rPr>
                    <m:sty m:val="p"/>
                  </m:rPr>
                  <w:rPr>
                    <w:rFonts w:ascii="Cambria Math" w:hAnsi="Cambria Math" w:cs="Times New Roman"/>
                    <w:shd w:val="clear" w:color="auto" w:fill="FFFFFF"/>
                  </w:rPr>
                  <m:t>∥</m:t>
                </m:r>
              </m:sub>
            </m:sSub>
            <m:r>
              <w:rPr>
                <w:rFonts w:ascii="Cambria Math" w:hAnsi="Cambria Math" w:cs="Times New Roman"/>
                <w:shd w:val="clear" w:color="auto" w:fill="FFFFFF"/>
              </w:rPr>
              <m:t>-R</m:t>
            </m:r>
          </m:e>
          <m:sub>
            <m:r>
              <m:rPr>
                <m:sty m:val="p"/>
              </m:rPr>
              <w:rPr>
                <w:rFonts w:ascii="Cambria Math" w:hAnsi="Cambria Math" w:cs="Times New Roman"/>
                <w:shd w:val="clear" w:color="auto" w:fill="FFFFFF"/>
              </w:rPr>
              <m:t>⊥</m:t>
            </m:r>
          </m:sub>
        </m:sSub>
      </m:oMath>
      <w:r w:rsidRPr="003F01A6">
        <w:rPr>
          <w:rFonts w:ascii="Times New Roman" w:hAnsi="Times New Roman" w:cs="Times New Roman"/>
          <w:shd w:val="clear" w:color="auto" w:fill="FFFFFF"/>
        </w:rPr>
        <w:t xml:space="preserve">is the AMR resistance and </w:t>
      </w:r>
      <m:oMath>
        <m:sSub>
          <m:sSubPr>
            <m:ctrlPr>
              <w:rPr>
                <w:rFonts w:ascii="Cambria Math" w:hAnsi="Cambria Math" w:cs="Times New Roman"/>
                <w:shd w:val="clear" w:color="auto" w:fill="FFFFFF"/>
              </w:rPr>
            </m:ctrlPr>
          </m:sSubPr>
          <m:e>
            <m:r>
              <w:rPr>
                <w:rFonts w:ascii="Cambria Math" w:hAnsi="Cambria Math" w:cs="Times New Roman"/>
                <w:shd w:val="clear" w:color="auto" w:fill="FFFFFF"/>
              </w:rPr>
              <m:t>R</m:t>
            </m:r>
          </m:e>
          <m:sub>
            <m:r>
              <m:rPr>
                <m:sty m:val="p"/>
              </m:rPr>
              <w:rPr>
                <w:rFonts w:ascii="Cambria Math" w:hAnsi="Cambria Math" w:cs="Times New Roman"/>
                <w:shd w:val="clear" w:color="auto" w:fill="FFFFFF"/>
              </w:rPr>
              <m:t>0</m:t>
            </m:r>
          </m:sub>
        </m:sSub>
      </m:oMath>
      <w:r w:rsidRPr="003F01A6">
        <w:rPr>
          <w:rFonts w:ascii="Times New Roman" w:hAnsi="Times New Roman" w:cs="Times New Roman"/>
          <w:shd w:val="clear" w:color="auto" w:fill="FFFFFF"/>
        </w:rPr>
        <w:t xml:space="preserve"> is the minimum resistance of the device. </w:t>
      </w:r>
      <w:r w:rsidRPr="003F01A6">
        <w:rPr>
          <w:rFonts w:ascii="Times New Roman" w:hAnsi="Times New Roman" w:cs="Times New Roman"/>
        </w:rPr>
        <w:t>The spectral characteristics</w:t>
      </w:r>
      <w:r w:rsidR="000834A6">
        <w:rPr>
          <w:rFonts w:ascii="Times New Roman" w:hAnsi="Times New Roman" w:cs="Times New Roman"/>
        </w:rPr>
        <w:t xml:space="preserve"> of SHOs</w:t>
      </w:r>
      <w:r w:rsidRPr="003F01A6">
        <w:rPr>
          <w:rFonts w:ascii="Times New Roman" w:hAnsi="Times New Roman" w:cs="Times New Roman"/>
        </w:rPr>
        <w:t xml:space="preserve"> are normally measured using a spectrum analyzer</w:t>
      </w:r>
      <w:r w:rsidRPr="003F01A6">
        <w:rPr>
          <w:rFonts w:ascii="Times New Roman" w:hAnsi="Times New Roman" w:cs="Times New Roman"/>
          <w:vertAlign w:val="superscript"/>
        </w:rPr>
        <w:t xml:space="preserve"> </w:t>
      </w:r>
      <w:r w:rsidRPr="003F01A6">
        <w:rPr>
          <w:rFonts w:ascii="Times New Roman" w:hAnsi="Times New Roman" w:cs="Times New Roman"/>
        </w:rPr>
        <w:t>while the time dependent oscillation amplitudes are detected using an oscilloscope</w:t>
      </w:r>
      <w:r w:rsidR="00B805B2" w:rsidRPr="003F01A6">
        <w:rPr>
          <w:rFonts w:ascii="Times New Roman" w:hAnsi="Times New Roman" w:cs="Times New Roman"/>
          <w:noProof/>
          <w:vertAlign w:val="superscript"/>
        </w:rPr>
        <w:t>16,40</w:t>
      </w:r>
      <w:r w:rsidR="00B805B2" w:rsidRPr="003F01A6">
        <w:rPr>
          <w:rFonts w:ascii="Times New Roman" w:hAnsi="Times New Roman" w:cs="Times New Roman"/>
        </w:rPr>
        <w:t xml:space="preserve">. </w:t>
      </w:r>
      <w:r w:rsidRPr="003F01A6">
        <w:rPr>
          <w:rFonts w:ascii="Times New Roman" w:hAnsi="Times New Roman" w:cs="Times New Roman"/>
        </w:rPr>
        <w:t>The microwave voltage signal across the device is,</w:t>
      </w:r>
    </w:p>
    <w:tbl>
      <w:tblPr>
        <w:tblStyle w:val="TableGrid"/>
        <w:tblW w:w="5083"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4"/>
        <w:gridCol w:w="8187"/>
        <w:gridCol w:w="664"/>
      </w:tblGrid>
      <w:tr w:rsidR="004F0092" w:rsidRPr="003F01A6" w:rsidTr="000C3307">
        <w:trPr>
          <w:trHeight w:val="94"/>
          <w:jc w:val="center"/>
        </w:trPr>
        <w:tc>
          <w:tcPr>
            <w:tcW w:w="349" w:type="pct"/>
          </w:tcPr>
          <w:p w:rsidR="004F0092" w:rsidRPr="003F01A6" w:rsidRDefault="004F0092" w:rsidP="005C066F">
            <w:pPr>
              <w:spacing w:line="480" w:lineRule="auto"/>
              <w:jc w:val="both"/>
            </w:pPr>
          </w:p>
        </w:tc>
        <w:tc>
          <w:tcPr>
            <w:tcW w:w="4302" w:type="pct"/>
            <w:hideMark/>
          </w:tcPr>
          <w:p w:rsidR="004F0092" w:rsidRPr="003F01A6" w:rsidRDefault="004F0092" w:rsidP="005C066F">
            <w:pPr>
              <w:spacing w:line="480" w:lineRule="auto"/>
              <w:jc w:val="both"/>
            </w:pPr>
            <m:oMathPara>
              <m:oMath>
                <m:r>
                  <w:rPr>
                    <w:rFonts w:ascii="Cambria Math" w:hAnsi="Cambria Math"/>
                    <w:shd w:val="clear" w:color="auto" w:fill="FFFFFF"/>
                  </w:rPr>
                  <m:t>V</m:t>
                </m:r>
                <m:d>
                  <m:dPr>
                    <m:ctrlPr>
                      <w:rPr>
                        <w:rFonts w:ascii="Cambria Math" w:hAnsi="Cambria Math"/>
                        <w:shd w:val="clear" w:color="auto" w:fill="FFFFFF"/>
                      </w:rPr>
                    </m:ctrlPr>
                  </m:dPr>
                  <m:e>
                    <m:r>
                      <w:rPr>
                        <w:rFonts w:ascii="Cambria Math" w:hAnsi="Cambria Math"/>
                        <w:shd w:val="clear" w:color="auto" w:fill="FFFFFF"/>
                      </w:rPr>
                      <m:t>t</m:t>
                    </m:r>
                  </m:e>
                </m:d>
                <m:r>
                  <m:rPr>
                    <m:sty m:val="p"/>
                  </m:rP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c</m:t>
                    </m:r>
                  </m:sub>
                </m:sSub>
                <m:r>
                  <m:rPr>
                    <m:sty m:val="p"/>
                  </m:rPr>
                  <w:rPr>
                    <w:rFonts w:ascii="Cambria Math" w:hAnsi="Cambria Math"/>
                  </w:rPr>
                  <m:t>×</m:t>
                </m:r>
                <m:r>
                  <w:rPr>
                    <w:rFonts w:ascii="Cambria Math" w:hAnsi="Cambria Math"/>
                  </w:rPr>
                  <m:t>R</m:t>
                </m:r>
                <m:d>
                  <m:dPr>
                    <m:ctrlPr>
                      <w:rPr>
                        <w:rFonts w:ascii="Cambria Math" w:hAnsi="Cambria Math"/>
                        <w:shd w:val="clear" w:color="auto" w:fill="FFFFFF"/>
                      </w:rPr>
                    </m:ctrlPr>
                  </m:dPr>
                  <m:e>
                    <m:r>
                      <w:rPr>
                        <w:rFonts w:ascii="Cambria Math" w:hAnsi="Cambria Math"/>
                        <w:shd w:val="clear" w:color="auto" w:fill="FFFFFF"/>
                      </w:rPr>
                      <m:t>t</m:t>
                    </m:r>
                  </m:e>
                </m:d>
                <m:r>
                  <w:rPr>
                    <w:rFonts w:ascii="Cambria Math" w:hAnsi="Cambria Math"/>
                    <w:shd w:val="clear" w:color="auto" w:fill="FFFFFF"/>
                  </w:rPr>
                  <m:t xml:space="preserve">= </m:t>
                </m:r>
                <m:sSub>
                  <m:sSubPr>
                    <m:ctrlPr>
                      <w:rPr>
                        <w:rFonts w:ascii="Cambria Math" w:hAnsi="Cambria Math"/>
                        <w:i/>
                        <w:iCs/>
                      </w:rPr>
                    </m:ctrlPr>
                  </m:sSubPr>
                  <m:e>
                    <m:r>
                      <w:rPr>
                        <w:rFonts w:ascii="Cambria Math" w:hAnsi="Cambria Math"/>
                      </w:rPr>
                      <m:t>I</m:t>
                    </m:r>
                  </m:e>
                  <m:sub>
                    <m:r>
                      <w:rPr>
                        <w:rFonts w:ascii="Cambria Math" w:hAnsi="Cambria Math"/>
                      </w:rPr>
                      <m:t>c</m:t>
                    </m:r>
                  </m:sub>
                </m:sSub>
                <m:r>
                  <m:rPr>
                    <m:sty m:val="p"/>
                  </m:rPr>
                  <w:rPr>
                    <w:rFonts w:ascii="Cambria Math" w:hAnsi="Cambria Math"/>
                  </w:rPr>
                  <m:t>×</m:t>
                </m:r>
                <m:r>
                  <w:rPr>
                    <w:rFonts w:ascii="Cambria Math" w:hAnsi="Cambria Math"/>
                  </w:rPr>
                  <m:t xml:space="preserve"> </m:t>
                </m:r>
                <m:d>
                  <m:dPr>
                    <m:begChr m:val="["/>
                    <m:endChr m:val="]"/>
                    <m:ctrlPr>
                      <w:rPr>
                        <w:rFonts w:ascii="Cambria Math" w:hAnsi="Cambria Math"/>
                        <w:shd w:val="clear" w:color="auto" w:fill="FFFFFF"/>
                      </w:rPr>
                    </m:ctrlPr>
                  </m:dPr>
                  <m:e>
                    <m:sSub>
                      <m:sSubPr>
                        <m:ctrlPr>
                          <w:rPr>
                            <w:rFonts w:ascii="Cambria Math" w:hAnsi="Cambria Math"/>
                            <w:shd w:val="clear" w:color="auto" w:fill="FFFFFF"/>
                          </w:rPr>
                        </m:ctrlPr>
                      </m:sSubPr>
                      <m:e>
                        <m:r>
                          <w:rPr>
                            <w:rFonts w:ascii="Cambria Math" w:hAnsi="Cambria Math"/>
                            <w:shd w:val="clear" w:color="auto" w:fill="FFFFFF"/>
                          </w:rPr>
                          <m:t>R</m:t>
                        </m:r>
                      </m:e>
                      <m:sub>
                        <m:r>
                          <m:rPr>
                            <m:sty m:val="p"/>
                          </m:rPr>
                          <w:rPr>
                            <w:rFonts w:ascii="Cambria Math" w:hAnsi="Cambria Math"/>
                            <w:shd w:val="clear" w:color="auto" w:fill="FFFFFF"/>
                          </w:rPr>
                          <m:t>0</m:t>
                        </m:r>
                      </m:sub>
                    </m:sSub>
                    <m:r>
                      <w:rPr>
                        <w:rFonts w:ascii="Cambria Math" w:hAnsi="Cambria Math"/>
                        <w:shd w:val="clear" w:color="auto" w:fill="FFFFFF"/>
                      </w:rPr>
                      <m:t>+</m:t>
                    </m:r>
                    <m:sSub>
                      <m:sSubPr>
                        <m:ctrlPr>
                          <w:rPr>
                            <w:rFonts w:ascii="Cambria Math" w:hAnsi="Cambria Math"/>
                            <w:i/>
                          </w:rPr>
                        </m:ctrlPr>
                      </m:sSubPr>
                      <m:e>
                        <m:r>
                          <w:rPr>
                            <w:rFonts w:ascii="Cambria Math" w:hAnsi="Cambria Math"/>
                            <w:shd w:val="clear" w:color="auto" w:fill="FFFFFF"/>
                          </w:rPr>
                          <m:t>∆</m:t>
                        </m:r>
                        <m:r>
                          <w:rPr>
                            <w:rFonts w:ascii="Cambria Math" w:hAnsi="Cambria Math"/>
                          </w:rPr>
                          <m:t>R</m:t>
                        </m:r>
                      </m:e>
                      <m:sub>
                        <m:r>
                          <w:rPr>
                            <w:rFonts w:ascii="Cambria Math" w:hAnsi="Cambria Math"/>
                          </w:rPr>
                          <m:t>AMR</m:t>
                        </m:r>
                      </m:sub>
                    </m:sSub>
                    <m:r>
                      <w:rPr>
                        <w:rFonts w:ascii="Cambria Math" w:hAnsi="Cambria Math"/>
                      </w:rPr>
                      <m:t xml:space="preserve"> </m:t>
                    </m:r>
                    <m:sSup>
                      <m:sSupPr>
                        <m:ctrlPr>
                          <w:rPr>
                            <w:rFonts w:ascii="Cambria Math" w:hAnsi="Cambria Math"/>
                            <w:shd w:val="clear" w:color="auto" w:fill="FFFFFF"/>
                          </w:rPr>
                        </m:ctrlPr>
                      </m:sSupPr>
                      <m:e>
                        <m:r>
                          <w:rPr>
                            <w:rFonts w:ascii="Cambria Math" w:hAnsi="Cambria Math"/>
                            <w:shd w:val="clear" w:color="auto" w:fill="FFFFFF"/>
                          </w:rPr>
                          <m:t>cos</m:t>
                        </m:r>
                      </m:e>
                      <m:sup>
                        <m:r>
                          <w:rPr>
                            <w:rFonts w:ascii="Cambria Math" w:hAnsi="Cambria Math"/>
                            <w:shd w:val="clear" w:color="auto" w:fill="FFFFFF"/>
                          </w:rPr>
                          <m:t>2</m:t>
                        </m:r>
                      </m:sup>
                    </m:sSup>
                    <m:sSub>
                      <m:sSubPr>
                        <m:ctrlPr>
                          <w:rPr>
                            <w:rFonts w:ascii="Cambria Math" w:hAnsi="Cambria Math"/>
                            <w:shd w:val="clear" w:color="auto" w:fill="FFFFFF"/>
                          </w:rPr>
                        </m:ctrlPr>
                      </m:sSubPr>
                      <m:e>
                        <m:r>
                          <w:rPr>
                            <w:rFonts w:ascii="Cambria Math" w:hAnsi="Cambria Math"/>
                            <w:shd w:val="clear" w:color="auto" w:fill="FFFFFF"/>
                          </w:rPr>
                          <m:t>θ</m:t>
                        </m:r>
                      </m:e>
                      <m:sub>
                        <m:r>
                          <w:rPr>
                            <w:rFonts w:ascii="Cambria Math" w:hAnsi="Cambria Math"/>
                            <w:shd w:val="clear" w:color="auto" w:fill="FFFFFF"/>
                          </w:rPr>
                          <m:t>M</m:t>
                        </m:r>
                      </m:sub>
                    </m:sSub>
                    <m:d>
                      <m:dPr>
                        <m:ctrlPr>
                          <w:rPr>
                            <w:rFonts w:ascii="Cambria Math" w:hAnsi="Cambria Math"/>
                            <w:shd w:val="clear" w:color="auto" w:fill="FFFFFF"/>
                          </w:rPr>
                        </m:ctrlPr>
                      </m:dPr>
                      <m:e>
                        <m:r>
                          <w:rPr>
                            <w:rFonts w:ascii="Cambria Math" w:hAnsi="Cambria Math"/>
                            <w:shd w:val="clear" w:color="auto" w:fill="FFFFFF"/>
                          </w:rPr>
                          <m:t>t</m:t>
                        </m:r>
                      </m:e>
                    </m:d>
                    <m:ctrlPr>
                      <w:rPr>
                        <w:rFonts w:ascii="Cambria Math" w:hAnsi="Cambria Math"/>
                        <w:i/>
                        <w:shd w:val="clear" w:color="auto" w:fill="FFFFFF"/>
                      </w:rPr>
                    </m:ctrlPr>
                  </m:e>
                </m:d>
                <m:r>
                  <w:rPr>
                    <w:rFonts w:ascii="Cambria Math" w:hAnsi="Cambria Math"/>
                    <w:shd w:val="clear" w:color="auto" w:fill="FFFFFF"/>
                  </w:rPr>
                  <m:t>.</m:t>
                </m:r>
              </m:oMath>
            </m:oMathPara>
          </w:p>
        </w:tc>
        <w:tc>
          <w:tcPr>
            <w:tcW w:w="349" w:type="pct"/>
            <w:hideMark/>
          </w:tcPr>
          <w:p w:rsidR="004F0092" w:rsidRPr="003F01A6" w:rsidRDefault="004F0092" w:rsidP="005C066F">
            <w:pPr>
              <w:spacing w:line="480" w:lineRule="auto"/>
              <w:jc w:val="right"/>
            </w:pPr>
            <w:r w:rsidRPr="003F01A6">
              <w:t xml:space="preserve"> (1)</w:t>
            </w:r>
          </w:p>
        </w:tc>
      </w:tr>
    </w:tbl>
    <w:p w:rsidR="004F0092" w:rsidRPr="003F01A6" w:rsidRDefault="004F0092" w:rsidP="005C066F">
      <w:pPr>
        <w:spacing w:after="0" w:line="480" w:lineRule="auto"/>
        <w:jc w:val="both"/>
        <w:rPr>
          <w:rFonts w:ascii="Times New Roman" w:hAnsi="Times New Roman" w:cs="Times New Roman"/>
          <w:shd w:val="clear" w:color="auto" w:fill="FFFFFF"/>
        </w:rPr>
      </w:pPr>
      <w:r w:rsidRPr="003F01A6">
        <w:rPr>
          <w:rFonts w:ascii="Times New Roman" w:hAnsi="Times New Roman" w:cs="Times New Roman"/>
          <w:shd w:val="clear" w:color="auto" w:fill="FFFFFF"/>
        </w:rPr>
        <w:t>Since the magnetization dynamics occur in unit sphere and precess around the effective field (H</w:t>
      </w:r>
      <w:r w:rsidRPr="003F01A6">
        <w:rPr>
          <w:rFonts w:ascii="Times New Roman" w:hAnsi="Times New Roman" w:cs="Times New Roman"/>
          <w:shd w:val="clear" w:color="auto" w:fill="FFFFFF"/>
          <w:vertAlign w:val="subscript"/>
        </w:rPr>
        <w:t>eff</w:t>
      </w:r>
      <w:r w:rsidRPr="003F01A6">
        <w:rPr>
          <w:rFonts w:ascii="Times New Roman" w:hAnsi="Times New Roman" w:cs="Times New Roman"/>
          <w:shd w:val="clear" w:color="auto" w:fill="FFFFFF"/>
        </w:rPr>
        <w:t xml:space="preserve">), the time dependent </w:t>
      </w:r>
      <m:oMath>
        <m:sSub>
          <m:sSubPr>
            <m:ctrlPr>
              <w:rPr>
                <w:rFonts w:ascii="Cambria Math" w:hAnsi="Cambria Math" w:cs="Times New Roman"/>
                <w:shd w:val="clear" w:color="auto" w:fill="FFFFFF"/>
              </w:rPr>
            </m:ctrlPr>
          </m:sSubPr>
          <m:e>
            <m:r>
              <w:rPr>
                <w:rFonts w:ascii="Cambria Math" w:hAnsi="Cambria Math" w:cs="Times New Roman"/>
                <w:shd w:val="clear" w:color="auto" w:fill="FFFFFF"/>
              </w:rPr>
              <m:t>θ</m:t>
            </m:r>
          </m:e>
          <m:sub>
            <m:r>
              <m:rPr>
                <m:sty m:val="p"/>
              </m:rPr>
              <w:rPr>
                <w:rFonts w:ascii="Cambria Math" w:hAnsi="Cambria Math" w:cs="Times New Roman"/>
                <w:shd w:val="clear" w:color="auto" w:fill="FFFFFF"/>
              </w:rPr>
              <m:t>M</m:t>
            </m:r>
          </m:sub>
        </m:sSub>
        <m:d>
          <m:dPr>
            <m:ctrlPr>
              <w:rPr>
                <w:rFonts w:ascii="Cambria Math" w:hAnsi="Cambria Math" w:cs="Times New Roman"/>
                <w:shd w:val="clear" w:color="auto" w:fill="FFFFFF"/>
              </w:rPr>
            </m:ctrlPr>
          </m:dPr>
          <m:e>
            <m:r>
              <w:rPr>
                <w:rFonts w:ascii="Cambria Math" w:hAnsi="Cambria Math" w:cs="Times New Roman"/>
                <w:shd w:val="clear" w:color="auto" w:fill="FFFFFF"/>
              </w:rPr>
              <m:t>t</m:t>
            </m:r>
          </m:e>
        </m:d>
      </m:oMath>
      <w:r w:rsidRPr="003F01A6">
        <w:rPr>
          <w:rFonts w:ascii="Times New Roman" w:hAnsi="Times New Roman" w:cs="Times New Roman"/>
          <w:shd w:val="clear" w:color="auto" w:fill="FFFFFF"/>
        </w:rPr>
        <w:t xml:space="preserve"> consists of an in-plane component θ</w:t>
      </w:r>
      <w:r w:rsidRPr="003F01A6">
        <w:rPr>
          <w:rFonts w:ascii="Times New Roman" w:hAnsi="Times New Roman" w:cs="Times New Roman"/>
          <w:shd w:val="clear" w:color="auto" w:fill="FFFFFF"/>
          <w:vertAlign w:val="subscript"/>
        </w:rPr>
        <w:t xml:space="preserve">in </w:t>
      </w:r>
      <w:r w:rsidRPr="003F01A6">
        <w:rPr>
          <w:rFonts w:ascii="Times New Roman" w:hAnsi="Times New Roman" w:cs="Times New Roman"/>
          <w:shd w:val="clear" w:color="auto" w:fill="FFFFFF"/>
        </w:rPr>
        <w:t xml:space="preserve"> and an out-of-plane component θ</w:t>
      </w:r>
      <w:r w:rsidRPr="003F01A6">
        <w:rPr>
          <w:rFonts w:ascii="Times New Roman" w:hAnsi="Times New Roman" w:cs="Times New Roman"/>
          <w:shd w:val="clear" w:color="auto" w:fill="FFFFFF"/>
          <w:vertAlign w:val="subscript"/>
        </w:rPr>
        <w:t xml:space="preserve">out </w:t>
      </w:r>
      <w:r w:rsidRPr="003F01A6">
        <w:rPr>
          <w:rFonts w:ascii="Times New Roman" w:hAnsi="Times New Roman" w:cs="Times New Roman"/>
          <w:shd w:val="clear" w:color="auto" w:fill="FFFFFF"/>
        </w:rPr>
        <w:t>and can be decomposed as</w:t>
      </w:r>
      <w:r w:rsidR="00B805B2" w:rsidRPr="003F01A6">
        <w:rPr>
          <w:rFonts w:ascii="Times New Roman" w:hAnsi="Times New Roman" w:cs="Times New Roman"/>
          <w:noProof/>
          <w:shd w:val="clear" w:color="auto" w:fill="FFFFFF"/>
          <w:vertAlign w:val="superscript"/>
        </w:rPr>
        <w:t>41</w:t>
      </w:r>
      <w:r w:rsidRPr="003F01A6">
        <w:rPr>
          <w:rFonts w:ascii="Times New Roman" w:hAnsi="Times New Roman" w:cs="Times New Roman"/>
          <w:shd w:val="clear" w:color="auto" w:fill="FFFFFF"/>
          <w:vertAlign w:val="subscript"/>
        </w:rPr>
        <w:t xml:space="preserve">, </w:t>
      </w:r>
    </w:p>
    <w:tbl>
      <w:tblPr>
        <w:tblStyle w:val="TableGrid"/>
        <w:tblW w:w="5083"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4"/>
        <w:gridCol w:w="8187"/>
        <w:gridCol w:w="664"/>
      </w:tblGrid>
      <w:tr w:rsidR="004F0092" w:rsidRPr="003F01A6" w:rsidTr="000C3307">
        <w:trPr>
          <w:trHeight w:val="94"/>
          <w:jc w:val="center"/>
        </w:trPr>
        <w:tc>
          <w:tcPr>
            <w:tcW w:w="349" w:type="pct"/>
          </w:tcPr>
          <w:p w:rsidR="004F0092" w:rsidRPr="003F01A6" w:rsidRDefault="004F0092" w:rsidP="005C066F">
            <w:pPr>
              <w:spacing w:line="480" w:lineRule="auto"/>
              <w:jc w:val="both"/>
            </w:pPr>
          </w:p>
        </w:tc>
        <w:tc>
          <w:tcPr>
            <w:tcW w:w="4302" w:type="pct"/>
            <w:hideMark/>
          </w:tcPr>
          <w:p w:rsidR="004F0092" w:rsidRPr="003F01A6" w:rsidRDefault="008C7521" w:rsidP="005C066F">
            <w:pPr>
              <w:spacing w:line="480" w:lineRule="auto"/>
              <w:jc w:val="both"/>
            </w:pPr>
            <m:oMathPara>
              <m:oMath>
                <m:sSub>
                  <m:sSubPr>
                    <m:ctrlPr>
                      <w:rPr>
                        <w:rFonts w:ascii="Cambria Math" w:hAnsi="Cambria Math"/>
                        <w:i/>
                        <w:shd w:val="clear" w:color="auto" w:fill="FFFFFF"/>
                      </w:rPr>
                    </m:ctrlPr>
                  </m:sSubPr>
                  <m:e>
                    <m:r>
                      <m:rPr>
                        <m:sty m:val="p"/>
                      </m:rPr>
                      <w:rPr>
                        <w:rFonts w:ascii="Cambria Math" w:hAnsi="Cambria Math"/>
                        <w:shd w:val="clear" w:color="auto" w:fill="FFFFFF"/>
                      </w:rPr>
                      <m:t>cos⁡</m:t>
                    </m:r>
                    <m:r>
                      <w:rPr>
                        <w:rFonts w:ascii="Cambria Math" w:hAnsi="Cambria Math"/>
                        <w:shd w:val="clear" w:color="auto" w:fill="FFFFFF"/>
                      </w:rPr>
                      <m:t>(θ</m:t>
                    </m:r>
                  </m:e>
                  <m:sub>
                    <m:r>
                      <w:rPr>
                        <w:rFonts w:ascii="Cambria Math" w:hAnsi="Cambria Math"/>
                        <w:shd w:val="clear" w:color="auto" w:fill="FFFFFF"/>
                      </w:rPr>
                      <m:t>M</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i/>
                        <w:shd w:val="clear" w:color="auto" w:fill="FFFFFF"/>
                      </w:rPr>
                    </m:ctrlPr>
                  </m:sSubPr>
                  <m:e>
                    <m:r>
                      <m:rPr>
                        <m:sty m:val="p"/>
                      </m:rPr>
                      <w:rPr>
                        <w:rFonts w:ascii="Cambria Math" w:hAnsi="Cambria Math"/>
                        <w:shd w:val="clear" w:color="auto" w:fill="FFFFFF"/>
                      </w:rPr>
                      <m:t>cos⁡</m:t>
                    </m:r>
                    <m:r>
                      <w:rPr>
                        <w:rFonts w:ascii="Cambria Math" w:hAnsi="Cambria Math"/>
                        <w:shd w:val="clear" w:color="auto" w:fill="FFFFFF"/>
                      </w:rPr>
                      <m:t>(θ</m:t>
                    </m:r>
                  </m:e>
                  <m:sub>
                    <m:r>
                      <w:rPr>
                        <w:rFonts w:ascii="Cambria Math" w:hAnsi="Cambria Math"/>
                        <w:shd w:val="clear" w:color="auto" w:fill="FFFFFF"/>
                      </w:rPr>
                      <m:t>in</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i/>
                        <w:shd w:val="clear" w:color="auto" w:fill="FFFFFF"/>
                      </w:rPr>
                    </m:ctrlPr>
                  </m:sSubPr>
                  <m:e>
                    <m:r>
                      <m:rPr>
                        <m:sty m:val="p"/>
                      </m:rPr>
                      <w:rPr>
                        <w:rFonts w:ascii="Cambria Math" w:hAnsi="Cambria Math"/>
                        <w:shd w:val="clear" w:color="auto" w:fill="FFFFFF"/>
                      </w:rPr>
                      <m:t>cos⁡</m:t>
                    </m:r>
                    <m:r>
                      <w:rPr>
                        <w:rFonts w:ascii="Cambria Math" w:hAnsi="Cambria Math"/>
                        <w:shd w:val="clear" w:color="auto" w:fill="FFFFFF"/>
                      </w:rPr>
                      <m:t>(θ</m:t>
                    </m:r>
                  </m:e>
                  <m:sub>
                    <m:r>
                      <w:rPr>
                        <w:rFonts w:ascii="Cambria Math" w:hAnsi="Cambria Math"/>
                        <w:shd w:val="clear" w:color="auto" w:fill="FFFFFF"/>
                      </w:rPr>
                      <m:t>out</m:t>
                    </m:r>
                  </m:sub>
                </m:sSub>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shd w:val="clear" w:color="auto" w:fill="FFFFFF"/>
                  </w:rPr>
                  <m:t>,</m:t>
                </m:r>
              </m:oMath>
            </m:oMathPara>
          </w:p>
        </w:tc>
        <w:tc>
          <w:tcPr>
            <w:tcW w:w="349" w:type="pct"/>
            <w:hideMark/>
          </w:tcPr>
          <w:p w:rsidR="004F0092" w:rsidRPr="003F01A6" w:rsidRDefault="004F0092" w:rsidP="005C066F">
            <w:pPr>
              <w:spacing w:line="480" w:lineRule="auto"/>
              <w:jc w:val="right"/>
            </w:pPr>
            <w:r w:rsidRPr="003F01A6">
              <w:t xml:space="preserve"> (2)</w:t>
            </w:r>
          </w:p>
        </w:tc>
      </w:tr>
      <w:tr w:rsidR="004F0092" w:rsidRPr="003F01A6" w:rsidTr="000C3307">
        <w:trPr>
          <w:trHeight w:val="94"/>
          <w:jc w:val="center"/>
        </w:trPr>
        <w:tc>
          <w:tcPr>
            <w:tcW w:w="349" w:type="pct"/>
          </w:tcPr>
          <w:p w:rsidR="004F0092" w:rsidRPr="003F01A6" w:rsidRDefault="004F0092" w:rsidP="005C066F">
            <w:pPr>
              <w:spacing w:line="480" w:lineRule="auto"/>
              <w:jc w:val="both"/>
            </w:pPr>
          </w:p>
        </w:tc>
        <w:tc>
          <w:tcPr>
            <w:tcW w:w="4302" w:type="pct"/>
            <w:hideMark/>
          </w:tcPr>
          <w:p w:rsidR="004F0092" w:rsidRPr="003F01A6" w:rsidRDefault="008C7521" w:rsidP="005C066F">
            <w:pPr>
              <w:spacing w:line="480" w:lineRule="auto"/>
              <w:jc w:val="both"/>
            </w:pPr>
            <m:oMathPara>
              <m:oMath>
                <m:sSub>
                  <m:sSubPr>
                    <m:ctrlPr>
                      <w:rPr>
                        <w:rFonts w:ascii="Cambria Math" w:hAnsi="Cambria Math"/>
                        <w:shd w:val="clear" w:color="auto" w:fill="FFFFFF"/>
                      </w:rPr>
                    </m:ctrlPr>
                  </m:sSubPr>
                  <m:e>
                    <m:r>
                      <w:rPr>
                        <w:rFonts w:ascii="Cambria Math" w:hAnsi="Cambria Math"/>
                        <w:shd w:val="clear" w:color="auto" w:fill="FFFFFF"/>
                      </w:rPr>
                      <m:t>θ</m:t>
                    </m:r>
                  </m:e>
                  <m:sub>
                    <m:r>
                      <w:rPr>
                        <w:rFonts w:ascii="Cambria Math" w:hAnsi="Cambria Math"/>
                        <w:shd w:val="clear" w:color="auto" w:fill="FFFFFF"/>
                      </w:rPr>
                      <m:t>in</m:t>
                    </m:r>
                  </m:sub>
                </m:sSub>
                <m:d>
                  <m:dPr>
                    <m:ctrlPr>
                      <w:rPr>
                        <w:rFonts w:ascii="Cambria Math" w:hAnsi="Cambria Math"/>
                        <w:shd w:val="clear" w:color="auto" w:fill="FFFFFF"/>
                      </w:rPr>
                    </m:ctrlPr>
                  </m:dPr>
                  <m:e>
                    <m:r>
                      <w:rPr>
                        <w:rFonts w:ascii="Cambria Math" w:hAnsi="Cambria Math"/>
                        <w:shd w:val="clear" w:color="auto" w:fill="FFFFFF"/>
                      </w:rPr>
                      <m:t>t</m:t>
                    </m:r>
                  </m:e>
                </m:d>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φ</m:t>
                    </m:r>
                  </m:e>
                  <m:sub>
                    <m:r>
                      <w:rPr>
                        <w:rFonts w:ascii="Cambria Math" w:hAnsi="Cambria Math"/>
                      </w:rPr>
                      <m:t>0</m:t>
                    </m:r>
                  </m:sub>
                </m:sSub>
                <m:r>
                  <w:rPr>
                    <w:rFonts w:ascii="Cambria Math" w:hAnsi="Cambria Math"/>
                    <w:shd w:val="clear" w:color="auto" w:fill="FFFFFF"/>
                  </w:rPr>
                  <m:t xml:space="preserve">+ </m:t>
                </m:r>
                <m:sSub>
                  <m:sSubPr>
                    <m:ctrlPr>
                      <w:rPr>
                        <w:rFonts w:ascii="Cambria Math" w:hAnsi="Cambria Math"/>
                        <w:shd w:val="clear" w:color="auto" w:fill="FFFFFF"/>
                      </w:rPr>
                    </m:ctrlPr>
                  </m:sSubPr>
                  <m:e>
                    <m:r>
                      <m:rPr>
                        <m:sty m:val="p"/>
                      </m:rPr>
                      <w:rPr>
                        <w:rFonts w:ascii="Cambria Math" w:hAnsi="Cambria Math"/>
                        <w:shd w:val="clear" w:color="auto" w:fill="FFFFFF"/>
                      </w:rPr>
                      <m:t>φ</m:t>
                    </m:r>
                  </m:e>
                  <m:sub>
                    <m:r>
                      <m:rPr>
                        <m:sty m:val="p"/>
                      </m:rPr>
                      <w:rPr>
                        <w:rFonts w:ascii="Cambria Math" w:hAnsi="Cambria Math"/>
                        <w:shd w:val="clear" w:color="auto" w:fill="FFFFFF"/>
                      </w:rPr>
                      <m:t>c</m:t>
                    </m:r>
                  </m:sub>
                </m:sSub>
                <m:func>
                  <m:funcPr>
                    <m:ctrlPr>
                      <w:rPr>
                        <w:rFonts w:ascii="Cambria Math" w:hAnsi="Cambria Math"/>
                        <w:shd w:val="clear" w:color="auto" w:fill="FFFFFF"/>
                      </w:rPr>
                    </m:ctrlPr>
                  </m:funcPr>
                  <m:fName>
                    <m:r>
                      <m:rPr>
                        <m:sty m:val="p"/>
                      </m:rPr>
                      <w:rPr>
                        <w:rFonts w:ascii="Cambria Math" w:hAnsi="Cambria Math"/>
                        <w:shd w:val="clear" w:color="auto" w:fill="FFFFFF"/>
                      </w:rPr>
                      <m:t>cos</m:t>
                    </m:r>
                    <m:ctrlPr>
                      <w:rPr>
                        <w:rFonts w:ascii="Cambria Math" w:hAnsi="Cambria Math"/>
                        <w:i/>
                        <w:shd w:val="clear" w:color="auto" w:fill="FFFFFF"/>
                      </w:rPr>
                    </m:ctrlPr>
                  </m:fName>
                  <m:e>
                    <m:d>
                      <m:dPr>
                        <m:ctrlPr>
                          <w:rPr>
                            <w:rFonts w:ascii="Cambria Math" w:hAnsi="Cambria Math"/>
                            <w:i/>
                            <w:shd w:val="clear" w:color="auto" w:fill="FFFFFF"/>
                          </w:rPr>
                        </m:ctrlPr>
                      </m:dPr>
                      <m:e>
                        <m:r>
                          <w:rPr>
                            <w:rFonts w:ascii="Cambria Math" w:hAnsi="Cambria Math"/>
                            <w:shd w:val="clear" w:color="auto" w:fill="FFFFFF"/>
                          </w:rPr>
                          <m:t>2πf</m:t>
                        </m:r>
                      </m:e>
                    </m:d>
                  </m:e>
                </m:func>
                <m:r>
                  <w:rPr>
                    <w:rFonts w:ascii="Cambria Math" w:hAnsi="Cambria Math"/>
                    <w:shd w:val="clear" w:color="auto" w:fill="FFFFFF"/>
                  </w:rPr>
                  <m:t>,</m:t>
                </m:r>
              </m:oMath>
            </m:oMathPara>
          </w:p>
        </w:tc>
        <w:tc>
          <w:tcPr>
            <w:tcW w:w="349" w:type="pct"/>
            <w:hideMark/>
          </w:tcPr>
          <w:p w:rsidR="004F0092" w:rsidRPr="003F01A6" w:rsidRDefault="004F0092" w:rsidP="005C066F">
            <w:pPr>
              <w:spacing w:line="480" w:lineRule="auto"/>
              <w:jc w:val="right"/>
            </w:pPr>
            <w:r w:rsidRPr="003F01A6">
              <w:t xml:space="preserve"> (3)</w:t>
            </w:r>
          </w:p>
        </w:tc>
      </w:tr>
      <w:tr w:rsidR="004F0092" w:rsidRPr="003F01A6" w:rsidTr="000C3307">
        <w:trPr>
          <w:trHeight w:val="94"/>
          <w:jc w:val="center"/>
        </w:trPr>
        <w:tc>
          <w:tcPr>
            <w:tcW w:w="349" w:type="pct"/>
          </w:tcPr>
          <w:p w:rsidR="004F0092" w:rsidRPr="003F01A6" w:rsidRDefault="004F0092" w:rsidP="005C066F">
            <w:pPr>
              <w:spacing w:line="480" w:lineRule="auto"/>
              <w:jc w:val="both"/>
            </w:pPr>
          </w:p>
        </w:tc>
        <w:tc>
          <w:tcPr>
            <w:tcW w:w="4302" w:type="pct"/>
            <w:hideMark/>
          </w:tcPr>
          <w:p w:rsidR="004F0092" w:rsidRPr="003F01A6" w:rsidRDefault="008C7521" w:rsidP="005C066F">
            <w:pPr>
              <w:spacing w:line="480" w:lineRule="auto"/>
              <w:jc w:val="both"/>
            </w:pPr>
            <m:oMathPara>
              <m:oMath>
                <m:sSub>
                  <m:sSubPr>
                    <m:ctrlPr>
                      <w:rPr>
                        <w:rFonts w:ascii="Cambria Math" w:hAnsi="Cambria Math"/>
                        <w:shd w:val="clear" w:color="auto" w:fill="FFFFFF"/>
                      </w:rPr>
                    </m:ctrlPr>
                  </m:sSubPr>
                  <m:e>
                    <m:r>
                      <w:rPr>
                        <w:rFonts w:ascii="Cambria Math" w:hAnsi="Cambria Math"/>
                        <w:shd w:val="clear" w:color="auto" w:fill="FFFFFF"/>
                      </w:rPr>
                      <m:t>θ</m:t>
                    </m:r>
                  </m:e>
                  <m:sub>
                    <m:r>
                      <w:rPr>
                        <w:rFonts w:ascii="Cambria Math" w:hAnsi="Cambria Math"/>
                        <w:shd w:val="clear" w:color="auto" w:fill="FFFFFF"/>
                      </w:rPr>
                      <m:t>out</m:t>
                    </m:r>
                  </m:sub>
                </m:sSub>
                <m:d>
                  <m:dPr>
                    <m:ctrlPr>
                      <w:rPr>
                        <w:rFonts w:ascii="Cambria Math" w:hAnsi="Cambria Math"/>
                        <w:shd w:val="clear" w:color="auto" w:fill="FFFFFF"/>
                      </w:rPr>
                    </m:ctrlPr>
                  </m:dPr>
                  <m:e>
                    <m:r>
                      <w:rPr>
                        <w:rFonts w:ascii="Cambria Math" w:hAnsi="Cambria Math"/>
                        <w:shd w:val="clear" w:color="auto" w:fill="FFFFFF"/>
                      </w:rPr>
                      <m:t>t</m:t>
                    </m:r>
                  </m:e>
                </m:d>
                <m:r>
                  <m:rPr>
                    <m:sty m:val="p"/>
                  </m:rPr>
                  <w:rPr>
                    <w:rFonts w:ascii="Cambria Math" w:hAnsi="Cambria Math"/>
                  </w:rPr>
                  <m:t xml:space="preserve">= </m:t>
                </m:r>
                <m:sSub>
                  <m:sSubPr>
                    <m:ctrlPr>
                      <w:rPr>
                        <w:rFonts w:ascii="Cambria Math" w:hAnsi="Cambria Math"/>
                        <w:shd w:val="clear" w:color="auto" w:fill="FFFFFF"/>
                      </w:rPr>
                    </m:ctrlPr>
                  </m:sSubPr>
                  <m:e>
                    <m:r>
                      <m:rPr>
                        <m:sty m:val="p"/>
                      </m:rPr>
                      <w:rPr>
                        <w:rFonts w:ascii="Cambria Math" w:hAnsi="Cambria Math"/>
                        <w:shd w:val="clear" w:color="auto" w:fill="FFFFFF"/>
                      </w:rPr>
                      <m:t>ϑ</m:t>
                    </m:r>
                  </m:e>
                  <m:sub>
                    <m:r>
                      <m:rPr>
                        <m:sty m:val="p"/>
                      </m:rPr>
                      <w:rPr>
                        <w:rFonts w:ascii="Cambria Math" w:hAnsi="Cambria Math"/>
                        <w:shd w:val="clear" w:color="auto" w:fill="FFFFFF"/>
                      </w:rPr>
                      <m:t>c</m:t>
                    </m:r>
                  </m:sub>
                </m:sSub>
                <m:func>
                  <m:funcPr>
                    <m:ctrlPr>
                      <w:rPr>
                        <w:rFonts w:ascii="Cambria Math" w:hAnsi="Cambria Math"/>
                        <w:shd w:val="clear" w:color="auto" w:fill="FFFFFF"/>
                      </w:rPr>
                    </m:ctrlPr>
                  </m:funcPr>
                  <m:fName>
                    <m:r>
                      <m:rPr>
                        <m:sty m:val="p"/>
                      </m:rPr>
                      <w:rPr>
                        <w:rFonts w:ascii="Cambria Math" w:hAnsi="Cambria Math"/>
                        <w:shd w:val="clear" w:color="auto" w:fill="FFFFFF"/>
                      </w:rPr>
                      <m:t>sin</m:t>
                    </m:r>
                    <m:ctrlPr>
                      <w:rPr>
                        <w:rFonts w:ascii="Cambria Math" w:hAnsi="Cambria Math"/>
                        <w:i/>
                        <w:shd w:val="clear" w:color="auto" w:fill="FFFFFF"/>
                      </w:rPr>
                    </m:ctrlPr>
                  </m:fName>
                  <m:e>
                    <m:d>
                      <m:dPr>
                        <m:ctrlPr>
                          <w:rPr>
                            <w:rFonts w:ascii="Cambria Math" w:hAnsi="Cambria Math"/>
                            <w:i/>
                            <w:shd w:val="clear" w:color="auto" w:fill="FFFFFF"/>
                          </w:rPr>
                        </m:ctrlPr>
                      </m:dPr>
                      <m:e>
                        <m:r>
                          <w:rPr>
                            <w:rFonts w:ascii="Cambria Math" w:hAnsi="Cambria Math"/>
                            <w:shd w:val="clear" w:color="auto" w:fill="FFFFFF"/>
                          </w:rPr>
                          <m:t>2πf</m:t>
                        </m:r>
                      </m:e>
                    </m:d>
                  </m:e>
                </m:func>
                <m:r>
                  <w:rPr>
                    <w:rFonts w:ascii="Cambria Math" w:hAnsi="Cambria Math"/>
                    <w:shd w:val="clear" w:color="auto" w:fill="FFFFFF"/>
                  </w:rPr>
                  <m:t>,</m:t>
                </m:r>
              </m:oMath>
            </m:oMathPara>
          </w:p>
        </w:tc>
        <w:tc>
          <w:tcPr>
            <w:tcW w:w="349" w:type="pct"/>
            <w:hideMark/>
          </w:tcPr>
          <w:p w:rsidR="004F0092" w:rsidRPr="003F01A6" w:rsidRDefault="004F0092" w:rsidP="005C066F">
            <w:pPr>
              <w:spacing w:line="480" w:lineRule="auto"/>
              <w:jc w:val="right"/>
            </w:pPr>
            <w:r w:rsidRPr="003F01A6">
              <w:t xml:space="preserve"> (4)</w:t>
            </w:r>
          </w:p>
        </w:tc>
      </w:tr>
    </w:tbl>
    <w:p w:rsidR="004F0092" w:rsidRDefault="004F0092" w:rsidP="005C066F">
      <w:pPr>
        <w:spacing w:after="0" w:line="480" w:lineRule="auto"/>
        <w:jc w:val="both"/>
        <w:rPr>
          <w:rFonts w:ascii="Times New Roman" w:hAnsi="Times New Roman" w:cs="Times New Roman"/>
        </w:rPr>
      </w:pPr>
      <w:r w:rsidRPr="003F01A6">
        <w:rPr>
          <w:rFonts w:ascii="Times New Roman" w:hAnsi="Times New Roman" w:cs="Times New Roman"/>
          <w:shd w:val="clear" w:color="auto" w:fill="FFFFFF"/>
        </w:rPr>
        <w:t xml:space="preserve">where </w:t>
      </w:r>
      <m:oMath>
        <m:sSub>
          <m:sSubPr>
            <m:ctrlPr>
              <w:rPr>
                <w:rFonts w:ascii="Cambria Math" w:hAnsi="Cambria Math" w:cs="Times New Roman"/>
              </w:rPr>
            </m:ctrlPr>
          </m:sSubPr>
          <m:e>
            <m:r>
              <m:rPr>
                <m:sty m:val="p"/>
              </m:rPr>
              <w:rPr>
                <w:rFonts w:ascii="Cambria Math" w:hAnsi="Cambria Math" w:cs="Times New Roman"/>
              </w:rPr>
              <m:t>φ</m:t>
            </m:r>
          </m:e>
          <m:sub>
            <m:r>
              <w:rPr>
                <w:rFonts w:ascii="Cambria Math" w:hAnsi="Cambria Math" w:cs="Times New Roman"/>
              </w:rPr>
              <m:t>0</m:t>
            </m:r>
          </m:sub>
        </m:sSub>
      </m:oMath>
      <w:r w:rsidRPr="003F01A6">
        <w:rPr>
          <w:rFonts w:ascii="Times New Roman" w:hAnsi="Times New Roman" w:cs="Times New Roman"/>
          <w:shd w:val="clear" w:color="auto" w:fill="FFFFFF"/>
        </w:rPr>
        <w:t xml:space="preserve"> is the static angle between the current and the magnetization </w:t>
      </w:r>
      <w:r w:rsidRPr="003F01A6">
        <w:rPr>
          <w:rFonts w:ascii="Times New Roman" w:hAnsi="Times New Roman" w:cs="Times New Roman"/>
          <w:b/>
          <w:shd w:val="clear" w:color="auto" w:fill="FFFFFF"/>
        </w:rPr>
        <w:t xml:space="preserve">M </w:t>
      </w:r>
      <w:r w:rsidRPr="003F01A6">
        <w:rPr>
          <w:rFonts w:ascii="Times New Roman" w:hAnsi="Times New Roman" w:cs="Times New Roman"/>
          <w:shd w:val="clear" w:color="auto" w:fill="FFFFFF"/>
        </w:rPr>
        <w:t xml:space="preserve">defined by the effective field </w:t>
      </w:r>
      <w:r w:rsidRPr="003F01A6">
        <w:rPr>
          <w:rFonts w:ascii="Times New Roman" w:hAnsi="Times New Roman" w:cs="Times New Roman"/>
          <w:b/>
          <w:shd w:val="clear" w:color="auto" w:fill="FFFFFF"/>
        </w:rPr>
        <w:t>H</w:t>
      </w:r>
      <w:r w:rsidRPr="003F01A6">
        <w:rPr>
          <w:rFonts w:ascii="Times New Roman" w:hAnsi="Times New Roman" w:cs="Times New Roman"/>
          <w:shd w:val="clear" w:color="auto" w:fill="FFFFFF"/>
          <w:vertAlign w:val="subscript"/>
        </w:rPr>
        <w:t>eff ,</w:t>
      </w:r>
      <w:r w:rsidRPr="003F01A6">
        <w:rPr>
          <w:rFonts w:ascii="Times New Roman" w:hAnsi="Times New Roman" w:cs="Times New Roman"/>
          <w:shd w:val="clear" w:color="auto" w:fill="FFFFFF"/>
        </w:rPr>
        <w:t xml:space="preserve"> </w:t>
      </w:r>
      <m:oMath>
        <m:sSub>
          <m:sSubPr>
            <m:ctrlPr>
              <w:rPr>
                <w:rFonts w:ascii="Cambria Math" w:hAnsi="Cambria Math" w:cs="Times New Roman"/>
                <w:shd w:val="clear" w:color="auto" w:fill="FFFFFF"/>
              </w:rPr>
            </m:ctrlPr>
          </m:sSubPr>
          <m:e>
            <m:r>
              <m:rPr>
                <m:sty m:val="p"/>
              </m:rPr>
              <w:rPr>
                <w:rFonts w:ascii="Cambria Math" w:hAnsi="Cambria Math" w:cs="Times New Roman"/>
                <w:shd w:val="clear" w:color="auto" w:fill="FFFFFF"/>
              </w:rPr>
              <m:t>φ</m:t>
            </m:r>
          </m:e>
          <m:sub>
            <m:r>
              <m:rPr>
                <m:sty m:val="p"/>
              </m:rPr>
              <w:rPr>
                <w:rFonts w:ascii="Cambria Math" w:hAnsi="Cambria Math" w:cs="Times New Roman"/>
                <w:shd w:val="clear" w:color="auto" w:fill="FFFFFF"/>
              </w:rPr>
              <m:t>c</m:t>
            </m:r>
          </m:sub>
        </m:sSub>
      </m:oMath>
      <w:r w:rsidR="000834A6">
        <w:rPr>
          <w:rFonts w:ascii="Times New Roman" w:hAnsi="Times New Roman" w:cs="Times New Roman"/>
          <w:shd w:val="clear" w:color="auto" w:fill="FFFFFF"/>
        </w:rPr>
        <w:t xml:space="preserve"> </w:t>
      </w:r>
      <w:r w:rsidRPr="003F01A6">
        <w:rPr>
          <w:rFonts w:ascii="Times New Roman" w:hAnsi="Times New Roman" w:cs="Times New Roman"/>
          <w:shd w:val="clear" w:color="auto" w:fill="FFFFFF"/>
        </w:rPr>
        <w:t xml:space="preserve">and </w:t>
      </w:r>
      <m:oMath>
        <m:sSub>
          <m:sSubPr>
            <m:ctrlPr>
              <w:rPr>
                <w:rFonts w:ascii="Cambria Math" w:hAnsi="Cambria Math" w:cs="Times New Roman"/>
                <w:shd w:val="clear" w:color="auto" w:fill="FFFFFF"/>
              </w:rPr>
            </m:ctrlPr>
          </m:sSubPr>
          <m:e>
            <m:r>
              <m:rPr>
                <m:sty m:val="p"/>
              </m:rPr>
              <w:rPr>
                <w:rFonts w:ascii="Cambria Math" w:hAnsi="Cambria Math" w:cs="Times New Roman"/>
                <w:shd w:val="clear" w:color="auto" w:fill="FFFFFF"/>
              </w:rPr>
              <m:t>ϑ</m:t>
            </m:r>
          </m:e>
          <m:sub>
            <m:r>
              <m:rPr>
                <m:sty m:val="p"/>
              </m:rPr>
              <w:rPr>
                <w:rFonts w:ascii="Cambria Math" w:hAnsi="Cambria Math" w:cs="Times New Roman"/>
                <w:shd w:val="clear" w:color="auto" w:fill="FFFFFF"/>
              </w:rPr>
              <m:t>c</m:t>
            </m:r>
          </m:sub>
        </m:sSub>
      </m:oMath>
      <w:r w:rsidRPr="003F01A6">
        <w:rPr>
          <w:rFonts w:ascii="Times New Roman" w:hAnsi="Times New Roman" w:cs="Times New Roman"/>
          <w:shd w:val="clear" w:color="auto" w:fill="FFFFFF"/>
        </w:rPr>
        <w:t xml:space="preserve"> are the in-plane and out-of-plane precession cone angles of the magnetization, respectively. </w:t>
      </w:r>
      <w:r w:rsidRPr="003F01A6">
        <w:rPr>
          <w:rFonts w:ascii="Times New Roman" w:hAnsi="Times New Roman" w:cs="Times New Roman"/>
          <w:i/>
          <w:shd w:val="clear" w:color="auto" w:fill="FFFFFF"/>
        </w:rPr>
        <w:t xml:space="preserve">f </w:t>
      </w:r>
      <w:r w:rsidRPr="003F01A6">
        <w:rPr>
          <w:rFonts w:ascii="Times New Roman" w:hAnsi="Times New Roman" w:cs="Times New Roman"/>
          <w:shd w:val="clear" w:color="auto" w:fill="FFFFFF"/>
        </w:rPr>
        <w:t>is the frequency of oscillation in gigahertz. For the Cartesian coordinate axes in Fig</w:t>
      </w:r>
      <w:r w:rsidR="000834A6">
        <w:rPr>
          <w:rFonts w:ascii="Times New Roman" w:hAnsi="Times New Roman" w:cs="Times New Roman"/>
          <w:shd w:val="clear" w:color="auto" w:fill="FFFFFF"/>
        </w:rPr>
        <w:t>.</w:t>
      </w:r>
      <w:r w:rsidRPr="003F01A6">
        <w:rPr>
          <w:rFonts w:ascii="Times New Roman" w:hAnsi="Times New Roman" w:cs="Times New Roman"/>
          <w:shd w:val="clear" w:color="auto" w:fill="FFFFFF"/>
        </w:rPr>
        <w:t xml:space="preserve"> 1a, </w:t>
      </w:r>
      <m:oMath>
        <m:sSub>
          <m:sSubPr>
            <m:ctrlPr>
              <w:rPr>
                <w:rFonts w:ascii="Cambria Math" w:hAnsi="Cambria Math" w:cs="Times New Roman"/>
              </w:rPr>
            </m:ctrlPr>
          </m:sSubPr>
          <m:e>
            <m:r>
              <m:rPr>
                <m:sty m:val="p"/>
              </m:rPr>
              <w:rPr>
                <w:rFonts w:ascii="Cambria Math" w:hAnsi="Cambria Math" w:cs="Times New Roman"/>
              </w:rPr>
              <m:t>φ</m:t>
            </m:r>
          </m:e>
          <m:sub>
            <m:r>
              <w:rPr>
                <w:rFonts w:ascii="Cambria Math" w:hAnsi="Cambria Math" w:cs="Times New Roman"/>
              </w:rPr>
              <m:t>0</m:t>
            </m:r>
          </m:sub>
        </m:sSub>
        <m:r>
          <w:rPr>
            <w:rFonts w:ascii="Cambria Math" w:hAnsi="Cambria Math" w:cs="Times New Roman"/>
          </w:rPr>
          <m:t xml:space="preserve">= </m:t>
        </m:r>
        <m:r>
          <m:rPr>
            <m:sty m:val="p"/>
          </m:rPr>
          <w:rPr>
            <w:rFonts w:ascii="Cambria Math" w:hAnsi="Cambria Math" w:cs="Times New Roman"/>
          </w:rPr>
          <m:t>φ</m:t>
        </m:r>
        <m:r>
          <w:rPr>
            <w:rFonts w:ascii="Cambria Math" w:hAnsi="Cambria Math" w:cs="Times New Roman"/>
          </w:rPr>
          <m:t xml:space="preserve"> </m:t>
        </m:r>
      </m:oMath>
      <w:r w:rsidRPr="003F01A6">
        <w:rPr>
          <w:rFonts w:ascii="Times New Roman" w:hAnsi="Times New Roman" w:cs="Times New Roman"/>
        </w:rPr>
        <w:t>(when H</w:t>
      </w:r>
      <w:r w:rsidRPr="003F01A6">
        <w:rPr>
          <w:rFonts w:ascii="Times New Roman" w:hAnsi="Times New Roman" w:cs="Times New Roman"/>
          <w:shd w:val="clear" w:color="auto" w:fill="FFFFFF"/>
          <w:vertAlign w:val="subscript"/>
        </w:rPr>
        <w:t xml:space="preserve">eff </w:t>
      </w:r>
      <w:r w:rsidRPr="003F01A6">
        <w:rPr>
          <w:rFonts w:ascii="Times New Roman" w:hAnsi="Times New Roman" w:cs="Times New Roman"/>
          <w:shd w:val="clear" w:color="auto" w:fill="FFFFFF"/>
        </w:rPr>
        <w:t>= H</w:t>
      </w:r>
      <w:r w:rsidRPr="003F01A6">
        <w:rPr>
          <w:rFonts w:ascii="Times New Roman" w:hAnsi="Times New Roman" w:cs="Times New Roman"/>
          <w:shd w:val="clear" w:color="auto" w:fill="FFFFFF"/>
          <w:vertAlign w:val="subscript"/>
        </w:rPr>
        <w:t>ext</w:t>
      </w:r>
      <w:r w:rsidRPr="003F01A6">
        <w:rPr>
          <w:rFonts w:ascii="Times New Roman" w:hAnsi="Times New Roman" w:cs="Times New Roman"/>
          <w:shd w:val="clear" w:color="auto" w:fill="FFFFFF"/>
        </w:rPr>
        <w:t>) and</w:t>
      </w:r>
      <m:oMath>
        <m:r>
          <w:rPr>
            <w:rFonts w:ascii="Cambria Math" w:hAnsi="Cambria Math" w:cs="Times New Roman"/>
            <w:shd w:val="clear" w:color="auto" w:fill="FFFFFF"/>
          </w:rPr>
          <m:t xml:space="preserve"> </m:t>
        </m:r>
        <m:r>
          <m:rPr>
            <m:sty m:val="p"/>
          </m:rPr>
          <w:rPr>
            <w:rFonts w:ascii="Cambria Math" w:hAnsi="Cambria Math" w:cs="Times New Roman"/>
            <w:shd w:val="clear" w:color="auto" w:fill="FFFFFF"/>
          </w:rPr>
          <m:t>sin</m:t>
        </m:r>
        <m:r>
          <w:rPr>
            <w:rFonts w:ascii="Cambria Math" w:hAnsi="Cambria Math" w:cs="Times New Roman"/>
            <w:shd w:val="clear" w:color="auto" w:fill="FFFFFF"/>
          </w:rPr>
          <m:t>(</m:t>
        </m:r>
        <m:sSub>
          <m:sSubPr>
            <m:ctrlPr>
              <w:rPr>
                <w:rFonts w:ascii="Cambria Math" w:hAnsi="Cambria Math" w:cs="Times New Roman"/>
                <w:shd w:val="clear" w:color="auto" w:fill="FFFFFF"/>
              </w:rPr>
            </m:ctrlPr>
          </m:sSubPr>
          <m:e>
            <m:r>
              <w:rPr>
                <w:rFonts w:ascii="Cambria Math" w:hAnsi="Cambria Math" w:cs="Times New Roman"/>
                <w:shd w:val="clear" w:color="auto" w:fill="FFFFFF"/>
              </w:rPr>
              <m:t>θ</m:t>
            </m:r>
          </m:e>
          <m:sub>
            <m:r>
              <w:rPr>
                <w:rFonts w:ascii="Cambria Math" w:hAnsi="Cambria Math" w:cs="Times New Roman"/>
                <w:shd w:val="clear" w:color="auto" w:fill="FFFFFF"/>
              </w:rPr>
              <m:t>in</m:t>
            </m:r>
          </m:sub>
        </m:sSub>
        <m:r>
          <m:rPr>
            <m:sty m:val="p"/>
          </m:rPr>
          <w:rPr>
            <w:rFonts w:ascii="Cambria Math" w:hAnsi="Cambria Math" w:cs="Times New Roman"/>
            <w:shd w:val="clear" w:color="auto" w:fill="FFFFFF"/>
          </w:rPr>
          <m:t xml:space="preserve">)≈ </m:t>
        </m:r>
        <m:f>
          <m:fPr>
            <m:ctrlPr>
              <w:rPr>
                <w:rFonts w:ascii="Cambria Math" w:hAnsi="Cambria Math" w:cs="Times New Roman"/>
                <w:shd w:val="clear" w:color="auto" w:fill="FFFFFF"/>
              </w:rPr>
            </m:ctrlPr>
          </m:fPr>
          <m:num>
            <m:sSub>
              <m:sSubPr>
                <m:ctrlPr>
                  <w:rPr>
                    <w:rFonts w:ascii="Cambria Math" w:hAnsi="Cambria Math" w:cs="Times New Roman"/>
                    <w:shd w:val="clear" w:color="auto" w:fill="FFFFFF"/>
                  </w:rPr>
                </m:ctrlPr>
              </m:sSubPr>
              <m:e>
                <m:r>
                  <m:rPr>
                    <m:sty m:val="p"/>
                  </m:rPr>
                  <w:rPr>
                    <w:rFonts w:ascii="Cambria Math" w:hAnsi="Cambria Math" w:cs="Times New Roman"/>
                    <w:shd w:val="clear" w:color="auto" w:fill="FFFFFF"/>
                  </w:rPr>
                  <m:t>M</m:t>
                </m:r>
              </m:e>
              <m:sub>
                <m:r>
                  <m:rPr>
                    <m:sty m:val="p"/>
                  </m:rPr>
                  <w:rPr>
                    <w:rFonts w:ascii="Cambria Math" w:hAnsi="Cambria Math" w:cs="Times New Roman"/>
                    <w:shd w:val="clear" w:color="auto" w:fill="FFFFFF"/>
                  </w:rPr>
                  <m:t>X</m:t>
                </m:r>
              </m:sub>
            </m:sSub>
          </m:num>
          <m:den>
            <m:sSub>
              <m:sSubPr>
                <m:ctrlPr>
                  <w:rPr>
                    <w:rFonts w:ascii="Cambria Math" w:hAnsi="Cambria Math" w:cs="Times New Roman"/>
                    <w:shd w:val="clear" w:color="auto" w:fill="FFFFFF"/>
                  </w:rPr>
                </m:ctrlPr>
              </m:sSubPr>
              <m:e>
                <m:r>
                  <m:rPr>
                    <m:sty m:val="p"/>
                  </m:rPr>
                  <w:rPr>
                    <w:rFonts w:ascii="Cambria Math" w:hAnsi="Cambria Math" w:cs="Times New Roman"/>
                    <w:shd w:val="clear" w:color="auto" w:fill="FFFFFF"/>
                  </w:rPr>
                  <m:t>M</m:t>
                </m:r>
              </m:e>
              <m:sub>
                <m:r>
                  <m:rPr>
                    <m:sty m:val="p"/>
                  </m:rPr>
                  <w:rPr>
                    <w:rFonts w:ascii="Cambria Math" w:hAnsi="Cambria Math" w:cs="Times New Roman"/>
                    <w:shd w:val="clear" w:color="auto" w:fill="FFFFFF"/>
                  </w:rPr>
                  <m:t>0</m:t>
                </m:r>
              </m:sub>
            </m:sSub>
          </m:den>
        </m:f>
        <m:r>
          <w:rPr>
            <w:rFonts w:ascii="Cambria Math" w:hAnsi="Cambria Math" w:cs="Times New Roman"/>
            <w:shd w:val="clear" w:color="auto" w:fill="FFFFFF"/>
          </w:rPr>
          <m:t xml:space="preserve"> </m:t>
        </m:r>
      </m:oMath>
      <w:r w:rsidRPr="003F01A6">
        <w:rPr>
          <w:rFonts w:ascii="Times New Roman" w:hAnsi="Times New Roman" w:cs="Times New Roman"/>
          <w:shd w:val="clear" w:color="auto" w:fill="FFFFFF"/>
        </w:rPr>
        <w:t>(normalized magnetization component), such that the Mx</w:t>
      </w:r>
      <w:r w:rsidRPr="003F01A6">
        <w:rPr>
          <w:rFonts w:ascii="Times New Roman" w:hAnsi="Times New Roman" w:cs="Times New Roman"/>
          <w:shd w:val="clear" w:color="auto" w:fill="FFFFFF"/>
          <w:vertAlign w:val="superscript"/>
        </w:rPr>
        <w:t>2</w:t>
      </w:r>
      <w:r w:rsidRPr="003F01A6">
        <w:rPr>
          <w:rFonts w:ascii="Times New Roman" w:hAnsi="Times New Roman" w:cs="Times New Roman"/>
          <w:shd w:val="clear" w:color="auto" w:fill="FFFFFF"/>
        </w:rPr>
        <w:t xml:space="preserve"> is related to the detected output voltage V(t). </w:t>
      </w:r>
      <w:r w:rsidRPr="003F01A6">
        <w:rPr>
          <w:rFonts w:ascii="Times New Roman" w:hAnsi="Times New Roman" w:cs="Times New Roman"/>
        </w:rPr>
        <w:t>The simulated time dependent Mx is converted into frequency spectra via fast Fourier transform (FFT) to represent the collective behavior of the SHO for the given input signal. The main advantage of frequency domain analysis is the reduction in the amount of output data for further computations. A filtering mechanism can be applied to perform feature extraction and a simple linear classification of input data, which will be described below.</w:t>
      </w:r>
    </w:p>
    <w:p w:rsidR="00487D66" w:rsidRPr="003F01A6" w:rsidRDefault="00487D66" w:rsidP="005C066F">
      <w:pPr>
        <w:spacing w:after="0" w:line="480" w:lineRule="auto"/>
        <w:jc w:val="both"/>
        <w:rPr>
          <w:rFonts w:ascii="Times New Roman" w:hAnsi="Times New Roman" w:cs="Times New Roman"/>
        </w:rPr>
      </w:pPr>
    </w:p>
    <w:p w:rsidR="00B805B2" w:rsidRDefault="00B805B2" w:rsidP="005C066F">
      <w:pPr>
        <w:pStyle w:val="Head1"/>
        <w:spacing w:line="480" w:lineRule="auto"/>
      </w:pPr>
      <w:r w:rsidRPr="003F01A6">
        <w:t>Inherent magnetization dynamics excited by SOT</w:t>
      </w:r>
    </w:p>
    <w:p w:rsidR="00A40098" w:rsidRPr="003F01A6" w:rsidRDefault="00B805B2" w:rsidP="005C066F">
      <w:pPr>
        <w:pStyle w:val="Head1"/>
        <w:spacing w:line="480" w:lineRule="auto"/>
        <w:ind w:firstLine="720"/>
        <w:jc w:val="both"/>
        <w:rPr>
          <w:b w:val="0"/>
          <w:noProof/>
          <w:vertAlign w:val="superscript"/>
        </w:rPr>
      </w:pPr>
      <w:r w:rsidRPr="003F01A6">
        <w:rPr>
          <w:b w:val="0"/>
        </w:rPr>
        <w:t>We start by investigating the magnetization dynamics of the modelled SHO device, as a function of I</w:t>
      </w:r>
      <w:r w:rsidRPr="003F01A6">
        <w:rPr>
          <w:b w:val="0"/>
          <w:vertAlign w:val="subscript"/>
        </w:rPr>
        <w:t>1</w:t>
      </w:r>
      <w:r w:rsidRPr="003F01A6">
        <w:rPr>
          <w:b w:val="0"/>
        </w:rPr>
        <w:t>, for a single current pulse of pulse width (τ) 3 ns including pulse rise and fall times which are 1 ns respectively. The time evolution of the magnetization component Mx for I</w:t>
      </w:r>
      <w:r w:rsidRPr="003F01A6">
        <w:rPr>
          <w:b w:val="0"/>
          <w:vertAlign w:val="subscript"/>
        </w:rPr>
        <w:t xml:space="preserve">1 </w:t>
      </w:r>
      <w:r w:rsidRPr="003F01A6">
        <w:rPr>
          <w:b w:val="0"/>
        </w:rPr>
        <w:t>= 5.0, 5.5, 6.0 and 6.5 mA with I</w:t>
      </w:r>
      <w:r w:rsidRPr="003F01A6">
        <w:rPr>
          <w:b w:val="0"/>
          <w:vertAlign w:val="subscript"/>
        </w:rPr>
        <w:t>0</w:t>
      </w:r>
      <w:r w:rsidRPr="003F01A6">
        <w:rPr>
          <w:b w:val="0"/>
        </w:rPr>
        <w:t xml:space="preserve"> = 0 mA are shown in Figure 1b. For I</w:t>
      </w:r>
      <w:r w:rsidRPr="003F01A6">
        <w:rPr>
          <w:b w:val="0"/>
          <w:vertAlign w:val="subscript"/>
        </w:rPr>
        <w:t>1</w:t>
      </w:r>
      <w:r w:rsidRPr="003F01A6">
        <w:rPr>
          <w:b w:val="0"/>
        </w:rPr>
        <w:t xml:space="preserve"> = 5.0 and 5.5 mA, the magnetization oscillations correspond to the excitation of a ferromagnetic resonance mode by SOT. They show small angle precession in which cone angle</w:t>
      </w:r>
      <w:r w:rsidRPr="003F01A6">
        <w:rPr>
          <w:iCs/>
          <w:shd w:val="clear" w:color="auto" w:fill="FFFFFF"/>
        </w:rPr>
        <w:t xml:space="preserve"> </w:t>
      </w:r>
      <w:r w:rsidRPr="003F01A6">
        <w:rPr>
          <w:b w:val="0"/>
        </w:rPr>
        <w:t>increases with the increase of I</w:t>
      </w:r>
      <w:r w:rsidRPr="003F01A6">
        <w:rPr>
          <w:b w:val="0"/>
          <w:vertAlign w:val="subscript"/>
        </w:rPr>
        <w:t>1</w:t>
      </w:r>
      <w:r w:rsidRPr="003F01A6">
        <w:rPr>
          <w:b w:val="0"/>
          <w:noProof/>
          <w:vertAlign w:val="superscript"/>
        </w:rPr>
        <w:t>42–44</w:t>
      </w:r>
      <w:r w:rsidRPr="003F01A6">
        <w:rPr>
          <w:b w:val="0"/>
        </w:rPr>
        <w:t>. Depending on the magnitude of</w:t>
      </w:r>
      <w:r w:rsidRPr="003F01A6">
        <w:rPr>
          <w:b w:val="0"/>
          <w:i/>
        </w:rPr>
        <w:t xml:space="preserve"> </w:t>
      </w:r>
      <w:r w:rsidRPr="003F01A6">
        <w:rPr>
          <w:b w:val="0"/>
        </w:rPr>
        <w:t>I</w:t>
      </w:r>
      <w:r w:rsidRPr="003F01A6">
        <w:rPr>
          <w:b w:val="0"/>
          <w:vertAlign w:val="subscript"/>
        </w:rPr>
        <w:t>1</w:t>
      </w:r>
      <w:r w:rsidRPr="003F01A6">
        <w:rPr>
          <w:b w:val="0"/>
        </w:rPr>
        <w:t>, the initiation and relaxation times vary as depicted by colored circles in the Fig</w:t>
      </w:r>
      <w:r w:rsidR="000834A6">
        <w:rPr>
          <w:b w:val="0"/>
        </w:rPr>
        <w:t>.</w:t>
      </w:r>
      <w:r w:rsidRPr="003F01A6">
        <w:rPr>
          <w:b w:val="0"/>
        </w:rPr>
        <w:t xml:space="preserve"> 1b. This indicates the manipulation of effective damping by the SOT. These excitations can be converted into self-sustained auto-oscillations with increase of τ as the precession amplitude increases gradually and saturates at the limit cycle of oscillations</w:t>
      </w:r>
      <w:r w:rsidR="00A40098" w:rsidRPr="003F01A6">
        <w:rPr>
          <w:b w:val="0"/>
          <w:noProof/>
          <w:vertAlign w:val="superscript"/>
        </w:rPr>
        <w:t>45</w:t>
      </w:r>
      <w:r w:rsidRPr="003F01A6">
        <w:rPr>
          <w:b w:val="0"/>
        </w:rPr>
        <w:t>. For I</w:t>
      </w:r>
      <w:r w:rsidRPr="003F01A6">
        <w:rPr>
          <w:b w:val="0"/>
          <w:vertAlign w:val="subscript"/>
        </w:rPr>
        <w:t>1</w:t>
      </w:r>
      <w:r w:rsidRPr="003F01A6">
        <w:rPr>
          <w:b w:val="0"/>
        </w:rPr>
        <w:t xml:space="preserve"> = 6.0 and 6.5 mA, the oscillations correspond to the in-plane and out-of-plane auto-oscillation modes, respectively. The trajectories of each mode (single cycle) are illustrated in Fig</w:t>
      </w:r>
      <w:r w:rsidR="008C1A78">
        <w:rPr>
          <w:b w:val="0"/>
        </w:rPr>
        <w:t>.</w:t>
      </w:r>
      <w:r w:rsidRPr="003F01A6">
        <w:rPr>
          <w:b w:val="0"/>
        </w:rPr>
        <w:t xml:space="preserve"> 1c. The limit cycle of the auto-oscillation is governed by the equilibrium energy, which is determined by the device geometry, mode of excitation and </w:t>
      </w:r>
      <w:r w:rsidR="008C1A78">
        <w:rPr>
          <w:b w:val="0"/>
        </w:rPr>
        <w:t xml:space="preserve">the </w:t>
      </w:r>
      <w:r w:rsidRPr="003F01A6">
        <w:rPr>
          <w:b w:val="0"/>
        </w:rPr>
        <w:t>direction of effective field</w:t>
      </w:r>
      <w:r w:rsidR="00A40098" w:rsidRPr="003F01A6">
        <w:rPr>
          <w:b w:val="0"/>
          <w:noProof/>
          <w:vertAlign w:val="superscript"/>
        </w:rPr>
        <w:t>45</w:t>
      </w:r>
      <w:r w:rsidR="00A40098" w:rsidRPr="003F01A6">
        <w:rPr>
          <w:b w:val="0"/>
        </w:rPr>
        <w:t>.</w:t>
      </w:r>
      <w:r w:rsidRPr="003F01A6">
        <w:rPr>
          <w:b w:val="0"/>
        </w:rPr>
        <w:t xml:space="preserve"> For the single magnetic domain model, the auto-oscillation orbit is a clamshell in the in-plane direction and circular in the out of-plane direction</w:t>
      </w:r>
      <w:r w:rsidR="00A40098" w:rsidRPr="003F01A6">
        <w:rPr>
          <w:b w:val="0"/>
          <w:noProof/>
          <w:vertAlign w:val="superscript"/>
        </w:rPr>
        <w:t>43</w:t>
      </w:r>
      <w:r w:rsidRPr="003F01A6">
        <w:rPr>
          <w:b w:val="0"/>
        </w:rPr>
        <w:t>.</w:t>
      </w:r>
      <w:r w:rsidRPr="003F01A6">
        <w:rPr>
          <w:b w:val="0"/>
          <w:noProof/>
          <w:vertAlign w:val="superscript"/>
        </w:rPr>
        <w:t xml:space="preserve"> </w:t>
      </w:r>
    </w:p>
    <w:p w:rsidR="00B805B2" w:rsidRDefault="00B805B2" w:rsidP="005C066F">
      <w:pPr>
        <w:pStyle w:val="Head1"/>
        <w:spacing w:line="480" w:lineRule="auto"/>
        <w:ind w:firstLine="720"/>
        <w:jc w:val="both"/>
        <w:rPr>
          <w:b w:val="0"/>
        </w:rPr>
      </w:pPr>
      <w:r w:rsidRPr="003F01A6">
        <w:rPr>
          <w:b w:val="0"/>
        </w:rPr>
        <w:t>The FFT amplitude of the Mx spectrum for a range of I</w:t>
      </w:r>
      <w:r w:rsidRPr="003F01A6">
        <w:rPr>
          <w:b w:val="0"/>
          <w:vertAlign w:val="subscript"/>
        </w:rPr>
        <w:t xml:space="preserve">1 </w:t>
      </w:r>
      <w:r w:rsidRPr="003F01A6">
        <w:rPr>
          <w:b w:val="0"/>
        </w:rPr>
        <w:t>(5.0 – 6.5 mA) is shown in Fig</w:t>
      </w:r>
      <w:r w:rsidR="008C1A78">
        <w:rPr>
          <w:b w:val="0"/>
        </w:rPr>
        <w:t>.</w:t>
      </w:r>
      <w:r w:rsidRPr="003F01A6">
        <w:rPr>
          <w:b w:val="0"/>
        </w:rPr>
        <w:t xml:space="preserve"> 1d. For I</w:t>
      </w:r>
      <w:r w:rsidRPr="003F01A6">
        <w:rPr>
          <w:b w:val="0"/>
          <w:vertAlign w:val="subscript"/>
        </w:rPr>
        <w:t>1</w:t>
      </w:r>
      <w:r w:rsidRPr="003F01A6">
        <w:rPr>
          <w:b w:val="0"/>
        </w:rPr>
        <w:t xml:space="preserve"> &lt; 5.5 mA, the FFT amplitude increases linearly with increasing I</w:t>
      </w:r>
      <w:r w:rsidRPr="003F01A6">
        <w:rPr>
          <w:b w:val="0"/>
          <w:vertAlign w:val="subscript"/>
        </w:rPr>
        <w:t>1</w:t>
      </w:r>
      <w:r w:rsidR="008C1A78" w:rsidRPr="003160F0">
        <w:rPr>
          <w:b w:val="0"/>
        </w:rPr>
        <w:t>,</w:t>
      </w:r>
      <w:r w:rsidRPr="003F01A6">
        <w:rPr>
          <w:b w:val="0"/>
        </w:rPr>
        <w:t xml:space="preserve"> but the oscillation frequency which can be seen from the peak position of the FFT amplitude in the spectra is constant at ~</w:t>
      </w:r>
      <w:r w:rsidRPr="003F01A6">
        <w:rPr>
          <w:b w:val="0"/>
          <w:shd w:val="clear" w:color="auto" w:fill="FFFFFF"/>
        </w:rPr>
        <w:t xml:space="preserve"> 9.0 GHz</w:t>
      </w:r>
      <w:r w:rsidRPr="003F01A6">
        <w:rPr>
          <w:b w:val="0"/>
        </w:rPr>
        <w:t>. This constant frequency corresponds to the ferromagnetic resonance f</w:t>
      </w:r>
      <w:r w:rsidR="00B419B1">
        <w:rPr>
          <w:b w:val="0"/>
        </w:rPr>
        <w:t>requency (Supporting Figure</w:t>
      </w:r>
      <w:r w:rsidRPr="003F01A6">
        <w:rPr>
          <w:b w:val="0"/>
        </w:rPr>
        <w:t xml:space="preserve"> S1). For 5.5 mA &lt; I</w:t>
      </w:r>
      <w:r w:rsidRPr="003F01A6">
        <w:rPr>
          <w:b w:val="0"/>
          <w:vertAlign w:val="subscript"/>
        </w:rPr>
        <w:t xml:space="preserve">1 </w:t>
      </w:r>
      <w:r w:rsidRPr="003F01A6">
        <w:rPr>
          <w:b w:val="0"/>
        </w:rPr>
        <w:t>&lt; 6.0 mA, the frequency undergoes a red shift due to the large angle motion of magnetization components as shown in the Fig</w:t>
      </w:r>
      <w:r w:rsidR="008C1A78">
        <w:rPr>
          <w:b w:val="0"/>
        </w:rPr>
        <w:t>.</w:t>
      </w:r>
      <w:r w:rsidRPr="003F01A6">
        <w:rPr>
          <w:b w:val="0"/>
        </w:rPr>
        <w:t xml:space="preserve"> 1c (I</w:t>
      </w:r>
      <w:r w:rsidRPr="003F01A6">
        <w:rPr>
          <w:b w:val="0"/>
          <w:vertAlign w:val="subscript"/>
        </w:rPr>
        <w:t>1</w:t>
      </w:r>
      <w:r w:rsidRPr="003F01A6">
        <w:rPr>
          <w:b w:val="0"/>
        </w:rPr>
        <w:t xml:space="preserve"> = 6.0 mA), which reduces the effective demagnetization field in the NiFe layer. The magnetization component transverse to H</w:t>
      </w:r>
      <w:r w:rsidRPr="003F01A6">
        <w:rPr>
          <w:b w:val="0"/>
          <w:vertAlign w:val="subscript"/>
        </w:rPr>
        <w:t>ext</w:t>
      </w:r>
      <w:r w:rsidRPr="003F01A6">
        <w:rPr>
          <w:b w:val="0"/>
        </w:rPr>
        <w:t xml:space="preserve"> undergoes oscillations at twice the oscillation frequency in order to maintain a constant magnitude and thus reduces the frequency. Upon further increase of I</w:t>
      </w:r>
      <w:r w:rsidRPr="003F01A6">
        <w:rPr>
          <w:b w:val="0"/>
          <w:vertAlign w:val="subscript"/>
        </w:rPr>
        <w:t>1</w:t>
      </w:r>
      <w:r w:rsidRPr="003F01A6">
        <w:rPr>
          <w:b w:val="0"/>
        </w:rPr>
        <w:t>, the frequency reduces and reaches ~ 7.1 GHz for I</w:t>
      </w:r>
      <w:r w:rsidRPr="003F01A6">
        <w:rPr>
          <w:b w:val="0"/>
          <w:vertAlign w:val="subscript"/>
        </w:rPr>
        <w:t>1</w:t>
      </w:r>
      <w:r w:rsidRPr="003F01A6">
        <w:rPr>
          <w:b w:val="0"/>
        </w:rPr>
        <w:t xml:space="preserve"> = 6.0 mA. This frequency shift is attributed to the complex coupling of oscillatory amplitude and phase as predicted by the nonlinear auto-oscillator theory for STOs</w:t>
      </w:r>
      <w:r w:rsidR="00C012CE" w:rsidRPr="003F01A6">
        <w:rPr>
          <w:b w:val="0"/>
          <w:noProof/>
          <w:vertAlign w:val="superscript"/>
        </w:rPr>
        <w:t>46</w:t>
      </w:r>
      <w:r w:rsidRPr="003F01A6">
        <w:rPr>
          <w:b w:val="0"/>
          <w:noProof/>
        </w:rPr>
        <w:t>.</w:t>
      </w:r>
      <w:r w:rsidRPr="003F01A6">
        <w:rPr>
          <w:b w:val="0"/>
        </w:rPr>
        <w:t xml:space="preserve"> For I</w:t>
      </w:r>
      <w:r w:rsidRPr="003F01A6">
        <w:rPr>
          <w:b w:val="0"/>
          <w:vertAlign w:val="subscript"/>
        </w:rPr>
        <w:t>1</w:t>
      </w:r>
      <w:r w:rsidRPr="003F01A6">
        <w:rPr>
          <w:b w:val="0"/>
        </w:rPr>
        <w:t xml:space="preserve"> = 6.5 mA, the frequency increases to 9.1 GHz and the FFT amplitude reduces due to the out-of-plane oscillation, as can be seen in Fig</w:t>
      </w:r>
      <w:r w:rsidR="008C1A78">
        <w:rPr>
          <w:b w:val="0"/>
        </w:rPr>
        <w:t>.</w:t>
      </w:r>
      <w:r w:rsidRPr="003F01A6">
        <w:rPr>
          <w:b w:val="0"/>
        </w:rPr>
        <w:t xml:space="preserve"> 1c (I</w:t>
      </w:r>
      <w:r w:rsidRPr="003F01A6">
        <w:rPr>
          <w:b w:val="0"/>
          <w:vertAlign w:val="subscript"/>
        </w:rPr>
        <w:t>1</w:t>
      </w:r>
      <w:r w:rsidRPr="003F01A6">
        <w:rPr>
          <w:b w:val="0"/>
        </w:rPr>
        <w:t xml:space="preserve"> = 6.5 mA). Therefore, the magnetization dynamics in the SHO can be classified into three regimes</w:t>
      </w:r>
      <w:ins w:id="0" w:author="John Rex" w:date="2022-07-06T10:49:00Z">
        <w:r w:rsidR="00DA5A71">
          <w:rPr>
            <w:b w:val="0"/>
          </w:rPr>
          <w:t xml:space="preserve"> as shown in Fig. 1e</w:t>
        </w:r>
      </w:ins>
      <w:r w:rsidRPr="003F01A6">
        <w:rPr>
          <w:b w:val="0"/>
        </w:rPr>
        <w:t>: the linear excitation regime for I</w:t>
      </w:r>
      <w:r w:rsidRPr="003F01A6">
        <w:rPr>
          <w:b w:val="0"/>
          <w:vertAlign w:val="subscript"/>
        </w:rPr>
        <w:t>1</w:t>
      </w:r>
      <w:r w:rsidRPr="003F01A6">
        <w:rPr>
          <w:b w:val="0"/>
        </w:rPr>
        <w:t xml:space="preserve"> &lt; 5.5 mA, where the frequency is constant with increasing precession amplitudes along H</w:t>
      </w:r>
      <w:r w:rsidRPr="003F01A6">
        <w:rPr>
          <w:b w:val="0"/>
          <w:vertAlign w:val="subscript"/>
        </w:rPr>
        <w:t>ext</w:t>
      </w:r>
      <w:r w:rsidRPr="003F01A6">
        <w:rPr>
          <w:b w:val="0"/>
        </w:rPr>
        <w:t xml:space="preserve"> as a function of I</w:t>
      </w:r>
      <w:r w:rsidRPr="003F01A6">
        <w:rPr>
          <w:b w:val="0"/>
          <w:vertAlign w:val="subscript"/>
        </w:rPr>
        <w:t>1</w:t>
      </w:r>
      <w:r w:rsidRPr="003F01A6">
        <w:rPr>
          <w:b w:val="0"/>
        </w:rPr>
        <w:t>, the nonlinear excitation regime for 5.5 mA &lt; I</w:t>
      </w:r>
      <w:r w:rsidRPr="003F01A6">
        <w:rPr>
          <w:b w:val="0"/>
          <w:vertAlign w:val="subscript"/>
        </w:rPr>
        <w:t xml:space="preserve">1 </w:t>
      </w:r>
      <w:r w:rsidRPr="003F01A6">
        <w:rPr>
          <w:b w:val="0"/>
        </w:rPr>
        <w:t>&lt; 6.0 mA, where the FFT amplitude is saturated and the frequency decreases drastically with increasing I</w:t>
      </w:r>
      <w:r w:rsidRPr="003F01A6">
        <w:rPr>
          <w:b w:val="0"/>
          <w:vertAlign w:val="subscript"/>
        </w:rPr>
        <w:t>1</w:t>
      </w:r>
      <w:r w:rsidRPr="003F01A6">
        <w:rPr>
          <w:b w:val="0"/>
        </w:rPr>
        <w:t xml:space="preserve"> and the out-of-plane oscillation regime for I</w:t>
      </w:r>
      <w:r w:rsidRPr="003F01A6">
        <w:rPr>
          <w:b w:val="0"/>
          <w:vertAlign w:val="subscript"/>
        </w:rPr>
        <w:t xml:space="preserve">1 </w:t>
      </w:r>
      <w:r w:rsidRPr="003F01A6">
        <w:rPr>
          <w:b w:val="0"/>
        </w:rPr>
        <w:t>&gt; 6.5 mA where the frequency increases and the FFT amplitude decreases.</w:t>
      </w:r>
    </w:p>
    <w:p w:rsidR="00487D66" w:rsidRDefault="00487D66" w:rsidP="005C066F">
      <w:pPr>
        <w:pStyle w:val="Head1"/>
        <w:spacing w:line="480" w:lineRule="auto"/>
        <w:ind w:firstLine="720"/>
        <w:jc w:val="both"/>
        <w:rPr>
          <w:b w:val="0"/>
        </w:rPr>
      </w:pPr>
    </w:p>
    <w:p w:rsidR="00C012CE" w:rsidRDefault="00C012CE" w:rsidP="005C066F">
      <w:pPr>
        <w:pStyle w:val="Head1"/>
      </w:pPr>
      <w:r w:rsidRPr="003F01A6">
        <w:t>4-bit binary digit classification</w:t>
      </w:r>
    </w:p>
    <w:p w:rsidR="00C012CE" w:rsidRPr="003F01A6" w:rsidRDefault="00C012CE" w:rsidP="00487D66">
      <w:pPr>
        <w:spacing w:after="0" w:line="480" w:lineRule="auto"/>
        <w:ind w:firstLine="640"/>
        <w:jc w:val="both"/>
        <w:rPr>
          <w:rFonts w:ascii="Times New Roman" w:hAnsi="Times New Roman" w:cs="Times New Roman"/>
        </w:rPr>
      </w:pPr>
      <w:r w:rsidRPr="003F01A6">
        <w:rPr>
          <w:rFonts w:ascii="Times New Roman" w:hAnsi="Times New Roman" w:cs="Times New Roman"/>
        </w:rPr>
        <w:t xml:space="preserve">Having explored magnetization dynamics, we investigate the ability of the SHO in classifying </w:t>
      </w:r>
      <w:r w:rsidRPr="003F01A6">
        <w:rPr>
          <w:rFonts w:ascii="Times New Roman" w:hAnsi="Times New Roman" w:cs="Times New Roman"/>
          <w:i/>
        </w:rPr>
        <w:t>n</w:t>
      </w:r>
      <w:r w:rsidRPr="003F01A6">
        <w:rPr>
          <w:rFonts w:ascii="Times New Roman" w:hAnsi="Times New Roman" w:cs="Times New Roman"/>
        </w:rPr>
        <w:t xml:space="preserve">-bit binary input data. The encoded input signal </w:t>
      </w:r>
      <w:r w:rsidRPr="003F01A6">
        <w:rPr>
          <w:rFonts w:ascii="Times New Roman" w:hAnsi="Times New Roman" w:cs="Times New Roman"/>
          <w:i/>
        </w:rPr>
        <w:t>bi</w:t>
      </w:r>
      <w:r w:rsidRPr="003F01A6">
        <w:rPr>
          <w:rFonts w:ascii="Times New Roman" w:hAnsi="Times New Roman" w:cs="Times New Roman"/>
        </w:rPr>
        <w:t>(t) is a representation of the pulse stream, with current values I</w:t>
      </w:r>
      <w:r w:rsidRPr="003F01A6">
        <w:rPr>
          <w:rFonts w:ascii="Times New Roman" w:hAnsi="Times New Roman" w:cs="Times New Roman"/>
          <w:vertAlign w:val="subscript"/>
        </w:rPr>
        <w:t>0</w:t>
      </w:r>
      <w:r w:rsidRPr="003F01A6">
        <w:rPr>
          <w:rFonts w:ascii="Times New Roman" w:hAnsi="Times New Roman" w:cs="Times New Roman"/>
        </w:rPr>
        <w:t xml:space="preserve"> and</w:t>
      </w:r>
      <w:r w:rsidRPr="003F01A6">
        <w:rPr>
          <w:rFonts w:ascii="Times New Roman" w:hAnsi="Times New Roman" w:cs="Times New Roman"/>
          <w:i/>
        </w:rPr>
        <w:t xml:space="preserve"> </w:t>
      </w:r>
      <w:r w:rsidRPr="003F01A6">
        <w:rPr>
          <w:rFonts w:ascii="Times New Roman" w:hAnsi="Times New Roman" w:cs="Times New Roman"/>
        </w:rPr>
        <w:t>I</w:t>
      </w:r>
      <w:r w:rsidRPr="003F01A6">
        <w:rPr>
          <w:rFonts w:ascii="Times New Roman" w:hAnsi="Times New Roman" w:cs="Times New Roman"/>
          <w:vertAlign w:val="subscript"/>
        </w:rPr>
        <w:t>1</w:t>
      </w:r>
      <w:r w:rsidRPr="003F01A6">
        <w:rPr>
          <w:rFonts w:ascii="Times New Roman" w:hAnsi="Times New Roman" w:cs="Times New Roman"/>
        </w:rPr>
        <w:t xml:space="preserve"> for bit 0 and bit 1, respectively. The pulse width (τ) and pulse period (Δt) are 3 ns and 4 ns, respectively. The pulse width τ includes rise and fall time of 1 ns each. Figure 2 represents 4-bit input pulse patterns, Mx responses and FFT amplitude spectra (Frequency) with input current values, I</w:t>
      </w:r>
      <w:r w:rsidRPr="003F01A6">
        <w:rPr>
          <w:rFonts w:ascii="Times New Roman" w:hAnsi="Times New Roman" w:cs="Times New Roman"/>
          <w:vertAlign w:val="subscript"/>
        </w:rPr>
        <w:t xml:space="preserve">1 </w:t>
      </w:r>
      <w:r w:rsidRPr="003F01A6">
        <w:rPr>
          <w:rFonts w:ascii="Times New Roman" w:hAnsi="Times New Roman" w:cs="Times New Roman"/>
        </w:rPr>
        <w:t>= 3.5 mA and I</w:t>
      </w:r>
      <w:r w:rsidRPr="003F01A6">
        <w:rPr>
          <w:rFonts w:ascii="Times New Roman" w:hAnsi="Times New Roman" w:cs="Times New Roman"/>
          <w:vertAlign w:val="subscript"/>
        </w:rPr>
        <w:t xml:space="preserve">0 </w:t>
      </w:r>
      <w:r w:rsidRPr="003F01A6">
        <w:rPr>
          <w:rFonts w:ascii="Times New Roman" w:hAnsi="Times New Roman" w:cs="Times New Roman"/>
        </w:rPr>
        <w:t>= 0 mA, which lies in the linear excitation regime. For the input pattern 1111 in Fig</w:t>
      </w:r>
      <w:r w:rsidR="008C1A78">
        <w:rPr>
          <w:rFonts w:ascii="Times New Roman" w:hAnsi="Times New Roman" w:cs="Times New Roman"/>
        </w:rPr>
        <w:t>.</w:t>
      </w:r>
      <w:r w:rsidRPr="003F01A6">
        <w:rPr>
          <w:rFonts w:ascii="Times New Roman" w:hAnsi="Times New Roman" w:cs="Times New Roman"/>
        </w:rPr>
        <w:t xml:space="preserve"> 2a, the Mx response in the Fig</w:t>
      </w:r>
      <w:r w:rsidR="008C1A78">
        <w:rPr>
          <w:rFonts w:ascii="Times New Roman" w:hAnsi="Times New Roman" w:cs="Times New Roman"/>
        </w:rPr>
        <w:t>.</w:t>
      </w:r>
      <w:r w:rsidRPr="003F01A6">
        <w:rPr>
          <w:rFonts w:ascii="Times New Roman" w:hAnsi="Times New Roman" w:cs="Times New Roman"/>
        </w:rPr>
        <w:t xml:space="preserve"> 2b shows the magnetization oscillations with varying amplitude for each bit 1 inputs</w:t>
      </w:r>
      <w:ins w:id="1" w:author="John Rex" w:date="2022-07-06T10:53:00Z">
        <w:r w:rsidR="00DA5A71">
          <w:rPr>
            <w:rFonts w:ascii="Times New Roman" w:hAnsi="Times New Roman" w:cs="Times New Roman"/>
          </w:rPr>
          <w:t xml:space="preserve"> and</w:t>
        </w:r>
      </w:ins>
      <w:ins w:id="2" w:author="John Rex" w:date="2022-07-06T10:54:00Z">
        <w:r w:rsidR="009400E1">
          <w:rPr>
            <w:rFonts w:ascii="Times New Roman" w:hAnsi="Times New Roman" w:cs="Times New Roman"/>
          </w:rPr>
          <w:t xml:space="preserve"> </w:t>
        </w:r>
        <w:r w:rsidR="009400E1" w:rsidRPr="003F01A6">
          <w:rPr>
            <w:rFonts w:ascii="Times New Roman" w:hAnsi="Times New Roman" w:cs="Times New Roman"/>
          </w:rPr>
          <w:t>the corresponding</w:t>
        </w:r>
      </w:ins>
      <w:ins w:id="3" w:author="John Rex" w:date="2022-07-06T10:53:00Z">
        <w:r w:rsidR="009400E1">
          <w:rPr>
            <w:rFonts w:ascii="Times New Roman" w:hAnsi="Times New Roman" w:cs="Times New Roman"/>
          </w:rPr>
          <w:t xml:space="preserve"> </w:t>
        </w:r>
        <w:r w:rsidR="009400E1" w:rsidRPr="003F01A6">
          <w:rPr>
            <w:rFonts w:ascii="Times New Roman" w:hAnsi="Times New Roman" w:cs="Times New Roman"/>
          </w:rPr>
          <w:t xml:space="preserve">FFT </w:t>
        </w:r>
      </w:ins>
      <w:del w:id="4" w:author="John Rex" w:date="2022-07-06T10:54:00Z">
        <w:r w:rsidRPr="003F01A6" w:rsidDel="009400E1">
          <w:rPr>
            <w:rFonts w:ascii="Times New Roman" w:hAnsi="Times New Roman" w:cs="Times New Roman"/>
          </w:rPr>
          <w:delText>.</w:delText>
        </w:r>
      </w:del>
      <w:ins w:id="5" w:author="John Rex" w:date="2022-07-06T10:54:00Z">
        <w:r w:rsidR="009400E1" w:rsidRPr="003F01A6">
          <w:rPr>
            <w:rFonts w:ascii="Times New Roman" w:hAnsi="Times New Roman" w:cs="Times New Roman"/>
          </w:rPr>
          <w:t>spectrum</w:t>
        </w:r>
        <w:r w:rsidR="009400E1">
          <w:rPr>
            <w:rFonts w:ascii="Times New Roman" w:hAnsi="Times New Roman" w:cs="Times New Roman"/>
          </w:rPr>
          <w:t xml:space="preserve"> in Fig. 2c.</w:t>
        </w:r>
      </w:ins>
      <w:r w:rsidRPr="003F01A6">
        <w:rPr>
          <w:rFonts w:ascii="Times New Roman" w:hAnsi="Times New Roman" w:cs="Times New Roman"/>
        </w:rPr>
        <w:t xml:space="preserve"> For the 1001 pattern in Fig</w:t>
      </w:r>
      <w:r w:rsidR="008C1A78">
        <w:rPr>
          <w:rFonts w:ascii="Times New Roman" w:hAnsi="Times New Roman" w:cs="Times New Roman"/>
        </w:rPr>
        <w:t>.</w:t>
      </w:r>
      <w:r w:rsidRPr="003F01A6">
        <w:rPr>
          <w:rFonts w:ascii="Times New Roman" w:hAnsi="Times New Roman" w:cs="Times New Roman"/>
        </w:rPr>
        <w:t>2d, the magnetization relaxes to its initial state in the time between the two bit 1 inputs as shown in Fig</w:t>
      </w:r>
      <w:r w:rsidR="00C03989">
        <w:rPr>
          <w:rFonts w:ascii="Times New Roman" w:hAnsi="Times New Roman" w:cs="Times New Roman"/>
        </w:rPr>
        <w:t>.</w:t>
      </w:r>
      <w:r w:rsidRPr="003F01A6">
        <w:rPr>
          <w:rFonts w:ascii="Times New Roman" w:hAnsi="Times New Roman" w:cs="Times New Roman"/>
        </w:rPr>
        <w:t xml:space="preserve"> 2e</w:t>
      </w:r>
      <w:ins w:id="6" w:author="John Rex" w:date="2022-07-06T10:56:00Z">
        <w:r w:rsidR="009400E1">
          <w:rPr>
            <w:rFonts w:ascii="Times New Roman" w:hAnsi="Times New Roman" w:cs="Times New Roman"/>
          </w:rPr>
          <w:t xml:space="preserve"> and </w:t>
        </w:r>
      </w:ins>
      <w:ins w:id="7" w:author="John Rex" w:date="2022-07-06T16:53:00Z">
        <w:r w:rsidR="00E05205">
          <w:rPr>
            <w:rFonts w:ascii="Times New Roman" w:hAnsi="Times New Roman" w:cs="Times New Roman"/>
          </w:rPr>
          <w:t>the</w:t>
        </w:r>
      </w:ins>
      <w:ins w:id="8" w:author="John Rex" w:date="2022-07-06T10:56:00Z">
        <w:r w:rsidR="009400E1">
          <w:rPr>
            <w:rFonts w:ascii="Times New Roman" w:hAnsi="Times New Roman" w:cs="Times New Roman"/>
          </w:rPr>
          <w:t xml:space="preserve"> FF</w:t>
        </w:r>
      </w:ins>
      <w:ins w:id="9" w:author="John Rex" w:date="2022-07-06T10:57:00Z">
        <w:r w:rsidR="009400E1">
          <w:rPr>
            <w:rFonts w:ascii="Times New Roman" w:hAnsi="Times New Roman" w:cs="Times New Roman"/>
          </w:rPr>
          <w:t>T spectrum in Fig. 2f</w:t>
        </w:r>
      </w:ins>
      <w:r w:rsidRPr="003F01A6">
        <w:rPr>
          <w:rFonts w:ascii="Times New Roman" w:hAnsi="Times New Roman" w:cs="Times New Roman"/>
        </w:rPr>
        <w:t xml:space="preserve">. The difference in magnetization dynamics for the input patterns of 1111 and 1001 can be clearly seen from the corresponding amplitudes in the FFT spectrum </w:t>
      </w:r>
      <w:del w:id="10" w:author="John Rex" w:date="2022-07-06T10:58:00Z">
        <w:r w:rsidRPr="003F01A6" w:rsidDel="009400E1">
          <w:rPr>
            <w:rFonts w:ascii="Times New Roman" w:hAnsi="Times New Roman" w:cs="Times New Roman"/>
          </w:rPr>
          <w:delText xml:space="preserve">shown in </w:delText>
        </w:r>
      </w:del>
      <w:ins w:id="11" w:author="John Rex" w:date="2022-07-06T10:58:00Z">
        <w:r w:rsidR="009400E1">
          <w:rPr>
            <w:rFonts w:ascii="Times New Roman" w:hAnsi="Times New Roman" w:cs="Times New Roman"/>
          </w:rPr>
          <w:t>(</w:t>
        </w:r>
      </w:ins>
      <w:r w:rsidRPr="003F01A6">
        <w:rPr>
          <w:rFonts w:ascii="Times New Roman" w:hAnsi="Times New Roman" w:cs="Times New Roman"/>
        </w:rPr>
        <w:t>Fig</w:t>
      </w:r>
      <w:r w:rsidR="00C03989">
        <w:rPr>
          <w:rFonts w:ascii="Times New Roman" w:hAnsi="Times New Roman" w:cs="Times New Roman"/>
        </w:rPr>
        <w:t>s.</w:t>
      </w:r>
      <w:r w:rsidRPr="003F01A6">
        <w:rPr>
          <w:rFonts w:ascii="Times New Roman" w:hAnsi="Times New Roman" w:cs="Times New Roman"/>
        </w:rPr>
        <w:t xml:space="preserve"> 2c and 2f</w:t>
      </w:r>
      <w:ins w:id="12" w:author="John Rex" w:date="2022-07-06T10:58:00Z">
        <w:r w:rsidR="009400E1">
          <w:rPr>
            <w:rFonts w:ascii="Times New Roman" w:hAnsi="Times New Roman" w:cs="Times New Roman"/>
          </w:rPr>
          <w:t>)</w:t>
        </w:r>
      </w:ins>
      <w:r w:rsidRPr="003F01A6">
        <w:rPr>
          <w:rFonts w:ascii="Times New Roman" w:hAnsi="Times New Roman" w:cs="Times New Roman"/>
        </w:rPr>
        <w:t xml:space="preserve">. In order to classify the input </w:t>
      </w:r>
      <w:r w:rsidR="00E71B53" w:rsidRPr="003F01A6">
        <w:rPr>
          <w:rFonts w:ascii="Times New Roman" w:hAnsi="Times New Roman" w:cs="Times New Roman"/>
        </w:rPr>
        <w:t>patterns</w:t>
      </w:r>
      <w:r w:rsidRPr="003F01A6">
        <w:rPr>
          <w:rFonts w:ascii="Times New Roman" w:hAnsi="Times New Roman" w:cs="Times New Roman"/>
        </w:rPr>
        <w:t>, and for feature extraction from the outputs, we resort to the classical tool of filtering in the area of signal processing. Inspired by the filter neuron concept in recurrent neural network for feature extraction and processing time varying outputs, we utilize the same in filtering a particular feature in the output data</w:t>
      </w:r>
      <w:r w:rsidRPr="003F01A6">
        <w:rPr>
          <w:rFonts w:ascii="Times New Roman" w:hAnsi="Times New Roman" w:cs="Times New Roman"/>
          <w:noProof/>
          <w:vertAlign w:val="superscript"/>
        </w:rPr>
        <w:t>47,48</w:t>
      </w:r>
      <w:r w:rsidR="006C6FA7" w:rsidRPr="003F01A6">
        <w:rPr>
          <w:rFonts w:ascii="Times New Roman" w:hAnsi="Times New Roman" w:cs="Times New Roman"/>
        </w:rPr>
        <w:t>.</w:t>
      </w:r>
    </w:p>
    <w:p w:rsidR="006C6FA7" w:rsidRPr="003F01A6" w:rsidRDefault="006C6FA7" w:rsidP="00487D66">
      <w:pPr>
        <w:spacing w:after="0" w:line="480" w:lineRule="auto"/>
        <w:ind w:firstLine="640"/>
        <w:jc w:val="both"/>
        <w:rPr>
          <w:rFonts w:ascii="Times New Roman" w:hAnsi="Times New Roman" w:cs="Times New Roman"/>
        </w:rPr>
      </w:pPr>
      <w:r w:rsidRPr="003F01A6">
        <w:rPr>
          <w:rFonts w:ascii="Times New Roman" w:hAnsi="Times New Roman" w:cs="Times New Roman"/>
        </w:rPr>
        <w:t>To separate the input bit patterns in the output spectrum, we fix the filter characteristic</w:t>
      </w:r>
      <w:r w:rsidR="00C03989">
        <w:rPr>
          <w:rFonts w:ascii="Times New Roman" w:hAnsi="Times New Roman" w:cs="Times New Roman"/>
        </w:rPr>
        <w:t xml:space="preserve"> as the</w:t>
      </w:r>
      <w:r w:rsidRPr="003F01A6">
        <w:rPr>
          <w:rFonts w:ascii="Times New Roman" w:hAnsi="Times New Roman" w:cs="Times New Roman"/>
        </w:rPr>
        <w:t xml:space="preserve"> FFT amplitude </w:t>
      </w:r>
      <w:r w:rsidR="00C03989">
        <w:rPr>
          <w:rFonts w:ascii="Times New Roman" w:hAnsi="Times New Roman" w:cs="Times New Roman"/>
        </w:rPr>
        <w:t xml:space="preserve">value </w:t>
      </w:r>
      <w:r w:rsidRPr="003F01A6">
        <w:rPr>
          <w:rFonts w:ascii="Times New Roman" w:hAnsi="Times New Roman" w:cs="Times New Roman"/>
        </w:rPr>
        <w:t xml:space="preserve">at the linear excitation regime frequency, 9.0 GHz. The filtered amplitude values </w:t>
      </w:r>
      <w:r w:rsidR="00C03989">
        <w:rPr>
          <w:rFonts w:ascii="Times New Roman" w:hAnsi="Times New Roman" w:cs="Times New Roman"/>
        </w:rPr>
        <w:t xml:space="preserve">at 9.0 GHz </w:t>
      </w:r>
      <w:r w:rsidR="00C03989" w:rsidRPr="003F01A6">
        <w:rPr>
          <w:rFonts w:ascii="Times New Roman" w:hAnsi="Times New Roman" w:cs="Times New Roman"/>
        </w:rPr>
        <w:t xml:space="preserve">for the input patterns of 1111 and 1001 </w:t>
      </w:r>
      <w:r w:rsidRPr="003F01A6">
        <w:rPr>
          <w:rFonts w:ascii="Times New Roman" w:hAnsi="Times New Roman" w:cs="Times New Roman"/>
        </w:rPr>
        <w:t xml:space="preserve">are 0.0042 and 0.00002 </w:t>
      </w:r>
      <w:r w:rsidR="00C03989">
        <w:rPr>
          <w:rFonts w:ascii="Times New Roman" w:hAnsi="Times New Roman" w:cs="Times New Roman"/>
        </w:rPr>
        <w:t xml:space="preserve">as shown with the guide lines </w:t>
      </w:r>
      <w:r w:rsidRPr="003F01A6">
        <w:rPr>
          <w:rFonts w:ascii="Times New Roman" w:hAnsi="Times New Roman" w:cs="Times New Roman"/>
        </w:rPr>
        <w:t>in Fig</w:t>
      </w:r>
      <w:r w:rsidR="00C03989">
        <w:rPr>
          <w:rFonts w:ascii="Times New Roman" w:hAnsi="Times New Roman" w:cs="Times New Roman"/>
        </w:rPr>
        <w:t>s.</w:t>
      </w:r>
      <w:r w:rsidRPr="003F01A6">
        <w:rPr>
          <w:rFonts w:ascii="Times New Roman" w:hAnsi="Times New Roman" w:cs="Times New Roman"/>
        </w:rPr>
        <w:t xml:space="preserve"> 2c and 2f, respectively. Note that this filtering approach is different from the commonly used bit slicing methods in the computing paradigm. In the bit slicing method, </w:t>
      </w:r>
      <w:r w:rsidRPr="003F01A6">
        <w:rPr>
          <w:rFonts w:ascii="Times New Roman" w:hAnsi="Times New Roman" w:cs="Times New Roman"/>
          <w:i/>
        </w:rPr>
        <w:t>n</w:t>
      </w:r>
      <w:r w:rsidRPr="003F01A6">
        <w:rPr>
          <w:rFonts w:ascii="Times New Roman" w:hAnsi="Times New Roman" w:cs="Times New Roman"/>
        </w:rPr>
        <w:t xml:space="preserve">-bit input elements are mapped as </w:t>
      </w:r>
      <w:r w:rsidRPr="003F01A6">
        <w:rPr>
          <w:rFonts w:ascii="Times New Roman" w:hAnsi="Times New Roman" w:cs="Times New Roman"/>
          <w:i/>
        </w:rPr>
        <w:t>n</w:t>
      </w:r>
      <w:r w:rsidRPr="003F01A6">
        <w:rPr>
          <w:rFonts w:ascii="Times New Roman" w:hAnsi="Times New Roman" w:cs="Times New Roman"/>
        </w:rPr>
        <w:t xml:space="preserve"> output values and further computed for weight optimization</w:t>
      </w:r>
      <w:r w:rsidRPr="003F01A6">
        <w:rPr>
          <w:rFonts w:ascii="Times New Roman" w:hAnsi="Times New Roman" w:cs="Times New Roman"/>
          <w:noProof/>
          <w:vertAlign w:val="superscript"/>
        </w:rPr>
        <w:t>49</w:t>
      </w:r>
      <w:r w:rsidRPr="003F01A6">
        <w:rPr>
          <w:rFonts w:ascii="Times New Roman" w:hAnsi="Times New Roman" w:cs="Times New Roman"/>
        </w:rPr>
        <w:t xml:space="preserve">. However, the method followed here is the quantization of output values, where </w:t>
      </w:r>
      <w:r w:rsidRPr="003F01A6">
        <w:rPr>
          <w:rFonts w:ascii="Times New Roman" w:hAnsi="Times New Roman" w:cs="Times New Roman"/>
          <w:i/>
        </w:rPr>
        <w:t>n</w:t>
      </w:r>
      <w:r w:rsidRPr="003F01A6">
        <w:rPr>
          <w:rFonts w:ascii="Times New Roman" w:hAnsi="Times New Roman" w:cs="Times New Roman"/>
        </w:rPr>
        <w:t xml:space="preserve">-bit input elements are mapped to a single output value. This approach is well suited for the reduction of output data and does not require a weight </w:t>
      </w:r>
      <w:r w:rsidR="00B03A21" w:rsidRPr="003F01A6">
        <w:rPr>
          <w:rFonts w:ascii="Times New Roman" w:hAnsi="Times New Roman" w:cs="Times New Roman"/>
        </w:rPr>
        <w:t>optimization</w:t>
      </w:r>
      <w:r w:rsidRPr="003F01A6">
        <w:rPr>
          <w:rFonts w:ascii="Times New Roman" w:hAnsi="Times New Roman" w:cs="Times New Roman"/>
        </w:rPr>
        <w:t xml:space="preserve"> for the classification task of input patterns, which can reduce the computation costs</w:t>
      </w:r>
      <w:r w:rsidRPr="003F01A6">
        <w:rPr>
          <w:rFonts w:ascii="Times New Roman" w:hAnsi="Times New Roman" w:cs="Times New Roman"/>
          <w:noProof/>
          <w:vertAlign w:val="superscript"/>
        </w:rPr>
        <w:t>50,51</w:t>
      </w:r>
      <w:r w:rsidRPr="003F01A6">
        <w:rPr>
          <w:rFonts w:ascii="Times New Roman" w:hAnsi="Times New Roman" w:cs="Times New Roman"/>
        </w:rPr>
        <w:t>.</w:t>
      </w:r>
    </w:p>
    <w:p w:rsidR="006C6FA7" w:rsidRPr="003F01A6" w:rsidRDefault="006C6FA7" w:rsidP="00487D66">
      <w:pPr>
        <w:spacing w:after="0" w:line="480" w:lineRule="auto"/>
        <w:ind w:firstLine="708"/>
        <w:jc w:val="both"/>
        <w:rPr>
          <w:rFonts w:ascii="Times New Roman" w:hAnsi="Times New Roman" w:cs="Times New Roman"/>
        </w:rPr>
      </w:pPr>
      <w:r w:rsidRPr="003F01A6">
        <w:rPr>
          <w:rFonts w:ascii="Times New Roman" w:hAnsi="Times New Roman" w:cs="Times New Roman"/>
        </w:rPr>
        <w:t>The relaxation of magnetization precession within the duration between two consecutive pulses poses a challenge in the classification task. For the input pattern of 0101 in Fig</w:t>
      </w:r>
      <w:r w:rsidR="00C03989">
        <w:rPr>
          <w:rFonts w:ascii="Times New Roman" w:hAnsi="Times New Roman" w:cs="Times New Roman"/>
        </w:rPr>
        <w:t>.</w:t>
      </w:r>
      <w:r w:rsidRPr="003F01A6">
        <w:rPr>
          <w:rFonts w:ascii="Times New Roman" w:hAnsi="Times New Roman" w:cs="Times New Roman"/>
        </w:rPr>
        <w:t xml:space="preserve"> 2g, the Mx response is shown in Fig</w:t>
      </w:r>
      <w:r w:rsidR="00C03989">
        <w:rPr>
          <w:rFonts w:ascii="Times New Roman" w:hAnsi="Times New Roman" w:cs="Times New Roman"/>
        </w:rPr>
        <w:t>.</w:t>
      </w:r>
      <w:r w:rsidRPr="003F01A6">
        <w:rPr>
          <w:rFonts w:ascii="Times New Roman" w:hAnsi="Times New Roman" w:cs="Times New Roman"/>
        </w:rPr>
        <w:t xml:space="preserve"> 2h where the individual bit 1 inputs show the same oscillating amplitude since the magnetization has relaxed to its </w:t>
      </w:r>
      <w:r w:rsidR="00B03A21" w:rsidRPr="003F01A6">
        <w:rPr>
          <w:rFonts w:ascii="Times New Roman" w:hAnsi="Times New Roman" w:cs="Times New Roman"/>
        </w:rPr>
        <w:t>initial</w:t>
      </w:r>
      <w:r w:rsidRPr="003F01A6">
        <w:rPr>
          <w:rFonts w:ascii="Times New Roman" w:hAnsi="Times New Roman" w:cs="Times New Roman"/>
        </w:rPr>
        <w:t xml:space="preserve"> state before the arrival of the bit 1 input. Similar to the input pattern of 1001, the magnetization oscillates at the same amplitude for each bit 1 input. The resulting FFT spectra show the same amplitude, as can be seen in Fig</w:t>
      </w:r>
      <w:r w:rsidR="00C03989">
        <w:rPr>
          <w:rFonts w:ascii="Times New Roman" w:hAnsi="Times New Roman" w:cs="Times New Roman"/>
        </w:rPr>
        <w:t>s.</w:t>
      </w:r>
      <w:r w:rsidRPr="003F01A6">
        <w:rPr>
          <w:rFonts w:ascii="Times New Roman" w:hAnsi="Times New Roman" w:cs="Times New Roman"/>
        </w:rPr>
        <w:t xml:space="preserve"> 2f and 2i. In such a scenario, the different 4-bit input patterns cannot be separated from the output of the SHO. The input pulse parameters such as I</w:t>
      </w:r>
      <w:r w:rsidRPr="003F01A6">
        <w:rPr>
          <w:rFonts w:ascii="Times New Roman" w:hAnsi="Times New Roman" w:cs="Times New Roman"/>
          <w:vertAlign w:val="subscript"/>
        </w:rPr>
        <w:t>1</w:t>
      </w:r>
      <w:r w:rsidRPr="003F01A6">
        <w:rPr>
          <w:rFonts w:ascii="Times New Roman" w:hAnsi="Times New Roman" w:cs="Times New Roman"/>
        </w:rPr>
        <w:t xml:space="preserve"> and τ can be varied to influence the magnetization dynamics, however, patterns such as 1000 and 0001 still result in the same FFT spectra in the linear excitation regime. This is due to the same magnetization dynamics for each bit 1 input, but in a different time frame. We term this type of input pulse stream as the regular pulse scheme. An analysis of the magnetization dynamics, resultant FFT spectra and the inability to separate 4-bit input patterns for different values of I</w:t>
      </w:r>
      <w:r w:rsidRPr="003F01A6">
        <w:rPr>
          <w:rFonts w:ascii="Times New Roman" w:hAnsi="Times New Roman" w:cs="Times New Roman"/>
          <w:vertAlign w:val="subscript"/>
        </w:rPr>
        <w:t>1</w:t>
      </w:r>
      <w:r w:rsidRPr="003F01A6">
        <w:rPr>
          <w:rFonts w:ascii="Times New Roman" w:hAnsi="Times New Roman" w:cs="Times New Roman"/>
        </w:rPr>
        <w:t xml:space="preserve"> and τ are provided in </w:t>
      </w:r>
      <w:r w:rsidRPr="005B44CF">
        <w:rPr>
          <w:rFonts w:ascii="Times New Roman" w:hAnsi="Times New Roman" w:cs="Times New Roman"/>
        </w:rPr>
        <w:t xml:space="preserve">Supporting </w:t>
      </w:r>
      <w:r w:rsidR="00B419B1" w:rsidRPr="005B44CF">
        <w:rPr>
          <w:rFonts w:ascii="Times New Roman" w:hAnsi="Times New Roman" w:cs="Times New Roman"/>
        </w:rPr>
        <w:t>Figures</w:t>
      </w:r>
      <w:r w:rsidRPr="005B44CF">
        <w:rPr>
          <w:rFonts w:ascii="Times New Roman" w:hAnsi="Times New Roman" w:cs="Times New Roman"/>
        </w:rPr>
        <w:t xml:space="preserve"> S</w:t>
      </w:r>
      <w:r w:rsidR="00B419B1" w:rsidRPr="005B44CF">
        <w:rPr>
          <w:rFonts w:ascii="Times New Roman" w:hAnsi="Times New Roman" w:cs="Times New Roman"/>
        </w:rPr>
        <w:t>2</w:t>
      </w:r>
      <w:r w:rsidRPr="005B44CF">
        <w:rPr>
          <w:rFonts w:ascii="Times New Roman" w:hAnsi="Times New Roman" w:cs="Times New Roman"/>
        </w:rPr>
        <w:t xml:space="preserve"> and S</w:t>
      </w:r>
      <w:r w:rsidR="00B419B1" w:rsidRPr="005B44CF">
        <w:rPr>
          <w:rFonts w:ascii="Times New Roman" w:hAnsi="Times New Roman" w:cs="Times New Roman"/>
        </w:rPr>
        <w:t>3</w:t>
      </w:r>
      <w:r w:rsidRPr="005B44CF">
        <w:rPr>
          <w:rFonts w:ascii="Times New Roman" w:hAnsi="Times New Roman" w:cs="Times New Roman"/>
        </w:rPr>
        <w:t>.</w:t>
      </w:r>
    </w:p>
    <w:p w:rsidR="006C6FA7" w:rsidRPr="003F01A6" w:rsidRDefault="006C6FA7" w:rsidP="00487D66">
      <w:pPr>
        <w:spacing w:after="0" w:line="480" w:lineRule="auto"/>
        <w:ind w:firstLine="708"/>
        <w:jc w:val="both"/>
        <w:rPr>
          <w:rFonts w:ascii="Times New Roman" w:hAnsi="Times New Roman" w:cs="Times New Roman"/>
        </w:rPr>
      </w:pPr>
      <w:r w:rsidRPr="003F01A6">
        <w:rPr>
          <w:rFonts w:ascii="Times New Roman" w:hAnsi="Times New Roman" w:cs="Times New Roman"/>
        </w:rPr>
        <w:t>To tackle the challenge faced in the regular pulse scheme, we resort to modifying the input driven magnetization dynamics rather than the internal structure of the device</w:t>
      </w:r>
      <w:r w:rsidRPr="003F01A6">
        <w:rPr>
          <w:rFonts w:ascii="Times New Roman" w:hAnsi="Times New Roman" w:cs="Times New Roman"/>
          <w:noProof/>
          <w:vertAlign w:val="superscript"/>
        </w:rPr>
        <w:t>52</w:t>
      </w:r>
      <w:r w:rsidRPr="003F01A6">
        <w:rPr>
          <w:rFonts w:ascii="Times New Roman" w:hAnsi="Times New Roman" w:cs="Times New Roman"/>
        </w:rPr>
        <w:t>. Figure 3 shows magnetization dynamics for the use of an excitatory pulse. Figure</w:t>
      </w:r>
      <w:del w:id="13" w:author="John Rex" w:date="2022-07-06T11:03:00Z">
        <w:r w:rsidRPr="003F01A6" w:rsidDel="009400E1">
          <w:rPr>
            <w:rFonts w:ascii="Times New Roman" w:hAnsi="Times New Roman" w:cs="Times New Roman"/>
          </w:rPr>
          <w:delText>s</w:delText>
        </w:r>
      </w:del>
      <w:r w:rsidRPr="003F01A6">
        <w:rPr>
          <w:rFonts w:ascii="Times New Roman" w:hAnsi="Times New Roman" w:cs="Times New Roman"/>
        </w:rPr>
        <w:t xml:space="preserve"> 3a </w:t>
      </w:r>
      <w:del w:id="14" w:author="John Rex" w:date="2022-07-06T11:02:00Z">
        <w:r w:rsidRPr="003F01A6" w:rsidDel="009400E1">
          <w:rPr>
            <w:rFonts w:ascii="Times New Roman" w:hAnsi="Times New Roman" w:cs="Times New Roman"/>
          </w:rPr>
          <w:delText xml:space="preserve">and 3b </w:delText>
        </w:r>
      </w:del>
      <w:r w:rsidRPr="003F01A6">
        <w:rPr>
          <w:rFonts w:ascii="Times New Roman" w:hAnsi="Times New Roman" w:cs="Times New Roman"/>
        </w:rPr>
        <w:t>show</w:t>
      </w:r>
      <w:ins w:id="15" w:author="John Rex" w:date="2022-07-06T11:03:00Z">
        <w:r w:rsidR="009400E1">
          <w:rPr>
            <w:rFonts w:ascii="Times New Roman" w:hAnsi="Times New Roman" w:cs="Times New Roman"/>
          </w:rPr>
          <w:t>s</w:t>
        </w:r>
      </w:ins>
      <w:r w:rsidRPr="003F01A6">
        <w:rPr>
          <w:rFonts w:ascii="Times New Roman" w:hAnsi="Times New Roman" w:cs="Times New Roman"/>
        </w:rPr>
        <w:t xml:space="preserve"> the </w:t>
      </w:r>
      <w:del w:id="16" w:author="John Rex" w:date="2022-07-06T11:03:00Z">
        <w:r w:rsidRPr="003F01A6" w:rsidDel="00E35374">
          <w:rPr>
            <w:rFonts w:ascii="Times New Roman" w:hAnsi="Times New Roman" w:cs="Times New Roman"/>
          </w:rPr>
          <w:delText>input pattern</w:delText>
        </w:r>
      </w:del>
      <w:ins w:id="17" w:author="John Rex" w:date="2022-07-06T11:03:00Z">
        <w:r w:rsidR="00E35374">
          <w:rPr>
            <w:rFonts w:ascii="Times New Roman" w:hAnsi="Times New Roman" w:cs="Times New Roman"/>
          </w:rPr>
          <w:t>excitatory pulse</w:t>
        </w:r>
      </w:ins>
      <w:r w:rsidRPr="003F01A6">
        <w:rPr>
          <w:rFonts w:ascii="Times New Roman" w:hAnsi="Times New Roman" w:cs="Times New Roman"/>
        </w:rPr>
        <w:t xml:space="preserve"> without </w:t>
      </w:r>
      <w:del w:id="18" w:author="John Rex" w:date="2022-07-06T11:02:00Z">
        <w:r w:rsidRPr="003F01A6" w:rsidDel="009400E1">
          <w:rPr>
            <w:rFonts w:ascii="Times New Roman" w:hAnsi="Times New Roman" w:cs="Times New Roman"/>
          </w:rPr>
          <w:delText xml:space="preserve">and with </w:delText>
        </w:r>
      </w:del>
      <w:r w:rsidRPr="003F01A6">
        <w:rPr>
          <w:rFonts w:ascii="Times New Roman" w:hAnsi="Times New Roman" w:cs="Times New Roman"/>
        </w:rPr>
        <w:t>an offset current</w:t>
      </w:r>
      <w:ins w:id="19" w:author="John Rex" w:date="2022-07-06T11:02:00Z">
        <w:r w:rsidR="009400E1">
          <w:rPr>
            <w:rFonts w:ascii="Times New Roman" w:hAnsi="Times New Roman" w:cs="Times New Roman"/>
          </w:rPr>
          <w:t>,</w:t>
        </w:r>
      </w:ins>
      <w:del w:id="20" w:author="John Rex" w:date="2022-07-06T11:02:00Z">
        <w:r w:rsidRPr="003F01A6" w:rsidDel="009400E1">
          <w:rPr>
            <w:rFonts w:ascii="Times New Roman" w:hAnsi="Times New Roman" w:cs="Times New Roman"/>
          </w:rPr>
          <w:delText>,</w:delText>
        </w:r>
      </w:del>
      <w:r w:rsidRPr="003F01A6">
        <w:rPr>
          <w:rFonts w:ascii="Times New Roman" w:hAnsi="Times New Roman" w:cs="Times New Roman"/>
        </w:rPr>
        <w:t xml:space="preserve"> </w:t>
      </w:r>
      <w:del w:id="21" w:author="John Rex" w:date="2022-07-06T17:00:00Z">
        <w:r w:rsidRPr="003F01A6" w:rsidDel="00073BC5">
          <w:rPr>
            <w:rFonts w:ascii="Times New Roman" w:hAnsi="Times New Roman" w:cs="Times New Roman"/>
          </w:rPr>
          <w:delText>r</w:delText>
        </w:r>
      </w:del>
      <w:del w:id="22" w:author="John Rex" w:date="2022-07-06T11:02:00Z">
        <w:r w:rsidRPr="003F01A6" w:rsidDel="009400E1">
          <w:rPr>
            <w:rFonts w:ascii="Times New Roman" w:hAnsi="Times New Roman" w:cs="Times New Roman"/>
          </w:rPr>
          <w:delText>espectively</w:delText>
        </w:r>
      </w:del>
      <w:r w:rsidRPr="003F01A6">
        <w:rPr>
          <w:rFonts w:ascii="Times New Roman" w:hAnsi="Times New Roman" w:cs="Times New Roman"/>
        </w:rPr>
        <w:t xml:space="preserve">. </w:t>
      </w:r>
      <w:del w:id="23" w:author="John Rex" w:date="2022-07-06T11:02:00Z">
        <w:r w:rsidRPr="003F01A6" w:rsidDel="009400E1">
          <w:rPr>
            <w:rFonts w:ascii="Times New Roman" w:hAnsi="Times New Roman" w:cs="Times New Roman"/>
          </w:rPr>
          <w:delText xml:space="preserve">For </w:delText>
        </w:r>
      </w:del>
      <w:r w:rsidRPr="003F01A6">
        <w:rPr>
          <w:rFonts w:ascii="Times New Roman" w:hAnsi="Times New Roman" w:cs="Times New Roman"/>
        </w:rPr>
        <w:t>I</w:t>
      </w:r>
      <w:r w:rsidRPr="003F01A6">
        <w:rPr>
          <w:rFonts w:ascii="Times New Roman" w:hAnsi="Times New Roman" w:cs="Times New Roman"/>
          <w:vertAlign w:val="subscript"/>
        </w:rPr>
        <w:t xml:space="preserve">e </w:t>
      </w:r>
      <w:r w:rsidRPr="003F01A6">
        <w:rPr>
          <w:rFonts w:ascii="Times New Roman" w:hAnsi="Times New Roman" w:cs="Times New Roman"/>
        </w:rPr>
        <w:t>= 3.5 mA, I</w:t>
      </w:r>
      <w:r w:rsidRPr="003F01A6">
        <w:rPr>
          <w:rFonts w:ascii="Times New Roman" w:hAnsi="Times New Roman" w:cs="Times New Roman"/>
          <w:vertAlign w:val="subscript"/>
        </w:rPr>
        <w:t xml:space="preserve">0 </w:t>
      </w:r>
      <w:r w:rsidRPr="003F01A6">
        <w:rPr>
          <w:rFonts w:ascii="Times New Roman" w:hAnsi="Times New Roman" w:cs="Times New Roman"/>
        </w:rPr>
        <w:t>= 0 mA and excitatory pulse width (t</w:t>
      </w:r>
      <w:r w:rsidRPr="003F01A6">
        <w:rPr>
          <w:rFonts w:ascii="Times New Roman" w:hAnsi="Times New Roman" w:cs="Times New Roman"/>
          <w:vertAlign w:val="subscript"/>
        </w:rPr>
        <w:t>1</w:t>
      </w:r>
      <w:r w:rsidRPr="003F01A6">
        <w:rPr>
          <w:rFonts w:ascii="Times New Roman" w:hAnsi="Times New Roman" w:cs="Times New Roman"/>
        </w:rPr>
        <w:t>) of 7 ns</w:t>
      </w:r>
      <w:ins w:id="24" w:author="John Rex" w:date="2022-07-06T11:04:00Z">
        <w:r w:rsidR="00E35374">
          <w:rPr>
            <w:rFonts w:ascii="Times New Roman" w:hAnsi="Times New Roman" w:cs="Times New Roman"/>
          </w:rPr>
          <w:t>.</w:t>
        </w:r>
      </w:ins>
      <w:r w:rsidRPr="003F01A6">
        <w:rPr>
          <w:rFonts w:ascii="Times New Roman" w:hAnsi="Times New Roman" w:cs="Times New Roman"/>
        </w:rPr>
        <w:t xml:space="preserve"> </w:t>
      </w:r>
      <w:del w:id="25" w:author="John Rex" w:date="2022-07-06T11:03:00Z">
        <w:r w:rsidRPr="003F01A6" w:rsidDel="009400E1">
          <w:rPr>
            <w:rFonts w:ascii="Times New Roman" w:hAnsi="Times New Roman" w:cs="Times New Roman"/>
          </w:rPr>
          <w:delText>in the Fig</w:delText>
        </w:r>
        <w:r w:rsidR="005B44CF" w:rsidDel="009400E1">
          <w:rPr>
            <w:rFonts w:ascii="Times New Roman" w:hAnsi="Times New Roman" w:cs="Times New Roman"/>
          </w:rPr>
          <w:delText>.</w:delText>
        </w:r>
        <w:r w:rsidRPr="003F01A6" w:rsidDel="009400E1">
          <w:rPr>
            <w:rFonts w:ascii="Times New Roman" w:hAnsi="Times New Roman" w:cs="Times New Roman"/>
          </w:rPr>
          <w:delText xml:space="preserve"> 3a, </w:delText>
        </w:r>
      </w:del>
      <w:del w:id="26" w:author="John Rex" w:date="2022-07-06T11:04:00Z">
        <w:r w:rsidRPr="003F01A6" w:rsidDel="00E35374">
          <w:rPr>
            <w:rFonts w:ascii="Times New Roman" w:hAnsi="Times New Roman" w:cs="Times New Roman"/>
          </w:rPr>
          <w:delText>t</w:delText>
        </w:r>
      </w:del>
      <w:ins w:id="27" w:author="John Rex" w:date="2022-07-06T11:04:00Z">
        <w:r w:rsidR="00E35374">
          <w:rPr>
            <w:rFonts w:ascii="Times New Roman" w:hAnsi="Times New Roman" w:cs="Times New Roman"/>
          </w:rPr>
          <w:t>T</w:t>
        </w:r>
      </w:ins>
      <w:r w:rsidRPr="003F01A6">
        <w:rPr>
          <w:rFonts w:ascii="Times New Roman" w:hAnsi="Times New Roman" w:cs="Times New Roman"/>
        </w:rPr>
        <w:t>he Mx oscillation reaches to an amplitude of 0.18 and relaxes to ground state within 2 ns</w:t>
      </w:r>
      <w:ins w:id="28" w:author="John Rex" w:date="2022-07-06T11:04:00Z">
        <w:r w:rsidR="00E35374">
          <w:rPr>
            <w:rFonts w:ascii="Times New Roman" w:hAnsi="Times New Roman" w:cs="Times New Roman"/>
          </w:rPr>
          <w:t xml:space="preserve"> as shown </w:t>
        </w:r>
      </w:ins>
      <w:del w:id="29" w:author="John Rex" w:date="2022-07-06T11:04:00Z">
        <w:r w:rsidRPr="003F01A6" w:rsidDel="00E35374">
          <w:rPr>
            <w:rFonts w:ascii="Times New Roman" w:hAnsi="Times New Roman" w:cs="Times New Roman"/>
          </w:rPr>
          <w:delText xml:space="preserve"> </w:delText>
        </w:r>
      </w:del>
      <w:r w:rsidRPr="003F01A6">
        <w:rPr>
          <w:rFonts w:ascii="Times New Roman" w:hAnsi="Times New Roman" w:cs="Times New Roman"/>
        </w:rPr>
        <w:t xml:space="preserve">in </w:t>
      </w:r>
      <w:del w:id="30" w:author="John Rex" w:date="2022-07-06T11:04:00Z">
        <w:r w:rsidRPr="003F01A6" w:rsidDel="00E35374">
          <w:rPr>
            <w:rFonts w:ascii="Times New Roman" w:hAnsi="Times New Roman" w:cs="Times New Roman"/>
          </w:rPr>
          <w:delText xml:space="preserve">the </w:delText>
        </w:r>
      </w:del>
      <w:r w:rsidRPr="003F01A6">
        <w:rPr>
          <w:rFonts w:ascii="Times New Roman" w:hAnsi="Times New Roman" w:cs="Times New Roman"/>
        </w:rPr>
        <w:t>Fig</w:t>
      </w:r>
      <w:r w:rsidR="005B44CF">
        <w:rPr>
          <w:rFonts w:ascii="Times New Roman" w:hAnsi="Times New Roman" w:cs="Times New Roman"/>
        </w:rPr>
        <w:t>.</w:t>
      </w:r>
      <w:r w:rsidRPr="003F01A6">
        <w:rPr>
          <w:rFonts w:ascii="Times New Roman" w:hAnsi="Times New Roman" w:cs="Times New Roman"/>
        </w:rPr>
        <w:t xml:space="preserve"> 3b. This can be seen from the upper envelope plot of Mx shown after the pulse is off at 8 ns in Fig</w:t>
      </w:r>
      <w:r w:rsidR="005B44CF">
        <w:rPr>
          <w:rFonts w:ascii="Times New Roman" w:hAnsi="Times New Roman" w:cs="Times New Roman"/>
        </w:rPr>
        <w:t>.</w:t>
      </w:r>
      <w:r w:rsidRPr="003F01A6">
        <w:rPr>
          <w:rFonts w:ascii="Times New Roman" w:hAnsi="Times New Roman" w:cs="Times New Roman"/>
        </w:rPr>
        <w:t xml:space="preserve"> 3</w:t>
      </w:r>
      <w:ins w:id="31" w:author="John Rex" w:date="2022-07-06T11:04:00Z">
        <w:r w:rsidR="00E35374">
          <w:rPr>
            <w:rFonts w:ascii="Times New Roman" w:hAnsi="Times New Roman" w:cs="Times New Roman"/>
          </w:rPr>
          <w:t>c</w:t>
        </w:r>
      </w:ins>
      <w:del w:id="32" w:author="John Rex" w:date="2022-07-06T11:04:00Z">
        <w:r w:rsidRPr="003F01A6" w:rsidDel="00E35374">
          <w:rPr>
            <w:rFonts w:ascii="Times New Roman" w:hAnsi="Times New Roman" w:cs="Times New Roman"/>
          </w:rPr>
          <w:delText>e</w:delText>
        </w:r>
      </w:del>
      <w:r w:rsidRPr="003F01A6">
        <w:rPr>
          <w:rFonts w:ascii="Times New Roman" w:hAnsi="Times New Roman" w:cs="Times New Roman"/>
        </w:rPr>
        <w:t>. However, with an offset value I</w:t>
      </w:r>
      <w:r w:rsidRPr="003F01A6">
        <w:rPr>
          <w:rFonts w:ascii="Times New Roman" w:hAnsi="Times New Roman" w:cs="Times New Roman"/>
          <w:vertAlign w:val="subscript"/>
        </w:rPr>
        <w:t xml:space="preserve">0 </w:t>
      </w:r>
      <w:r w:rsidRPr="003F01A6">
        <w:rPr>
          <w:rFonts w:ascii="Times New Roman" w:hAnsi="Times New Roman" w:cs="Times New Roman"/>
        </w:rPr>
        <w:t>= 1.2 m</w:t>
      </w:r>
      <w:bookmarkStart w:id="33" w:name="_GoBack"/>
      <w:bookmarkEnd w:id="33"/>
      <w:r w:rsidRPr="003F01A6">
        <w:rPr>
          <w:rFonts w:ascii="Times New Roman" w:hAnsi="Times New Roman" w:cs="Times New Roman"/>
        </w:rPr>
        <w:t>A in the Fig</w:t>
      </w:r>
      <w:r w:rsidR="005B44CF">
        <w:rPr>
          <w:rFonts w:ascii="Times New Roman" w:hAnsi="Times New Roman" w:cs="Times New Roman"/>
        </w:rPr>
        <w:t>.</w:t>
      </w:r>
      <w:r w:rsidRPr="003F01A6">
        <w:rPr>
          <w:rFonts w:ascii="Times New Roman" w:hAnsi="Times New Roman" w:cs="Times New Roman"/>
        </w:rPr>
        <w:t xml:space="preserve"> 3d, the oscillation amplitude reaches up to 0.38 due to the increasing precessional amplitude with current in Fig</w:t>
      </w:r>
      <w:r w:rsidR="005B44CF">
        <w:rPr>
          <w:rFonts w:ascii="Times New Roman" w:hAnsi="Times New Roman" w:cs="Times New Roman"/>
        </w:rPr>
        <w:t>.</w:t>
      </w:r>
      <w:r w:rsidRPr="003F01A6">
        <w:rPr>
          <w:rFonts w:ascii="Times New Roman" w:hAnsi="Times New Roman" w:cs="Times New Roman"/>
        </w:rPr>
        <w:t xml:space="preserve"> 3e and the relaxation period is extended up to ~ 8 ns as can be seen in Fig</w:t>
      </w:r>
      <w:r w:rsidR="005B44CF">
        <w:rPr>
          <w:rFonts w:ascii="Times New Roman" w:hAnsi="Times New Roman" w:cs="Times New Roman"/>
        </w:rPr>
        <w:t>.</w:t>
      </w:r>
      <w:r w:rsidRPr="003F01A6">
        <w:rPr>
          <w:rFonts w:ascii="Times New Roman" w:hAnsi="Times New Roman" w:cs="Times New Roman"/>
        </w:rPr>
        <w:t xml:space="preserve"> 3f. This allows us to modify the magnetization dynamics in the SHO during the inputs for different 4-bit patterns, as will be discussed below.</w:t>
      </w:r>
    </w:p>
    <w:p w:rsidR="006C6FA7" w:rsidRPr="003F01A6" w:rsidRDefault="006C6FA7" w:rsidP="00487D66">
      <w:pPr>
        <w:spacing w:after="0" w:line="480" w:lineRule="auto"/>
        <w:ind w:firstLine="708"/>
        <w:jc w:val="both"/>
        <w:rPr>
          <w:rFonts w:ascii="Times New Roman" w:hAnsi="Times New Roman" w:cs="Times New Roman"/>
        </w:rPr>
      </w:pPr>
      <w:r w:rsidRPr="003F01A6">
        <w:rPr>
          <w:rFonts w:ascii="Times New Roman" w:hAnsi="Times New Roman" w:cs="Times New Roman"/>
        </w:rPr>
        <w:t>In order to extend the magnetization relaxation dynamics for the entire time of the input digit pattern, a modified pulse scheme (I</w:t>
      </w:r>
      <w:r w:rsidRPr="003F01A6">
        <w:rPr>
          <w:rFonts w:ascii="Times New Roman" w:hAnsi="Times New Roman" w:cs="Times New Roman"/>
          <w:vertAlign w:val="subscript"/>
        </w:rPr>
        <w:t>mod</w:t>
      </w:r>
      <w:r w:rsidRPr="003F01A6">
        <w:rPr>
          <w:rFonts w:ascii="Times New Roman" w:hAnsi="Times New Roman" w:cs="Times New Roman"/>
        </w:rPr>
        <w:t>) with an additional excitatory pulse (I</w:t>
      </w:r>
      <w:r w:rsidRPr="003F01A6">
        <w:rPr>
          <w:rFonts w:ascii="Times New Roman" w:hAnsi="Times New Roman" w:cs="Times New Roman"/>
          <w:vertAlign w:val="subscript"/>
        </w:rPr>
        <w:t>e</w:t>
      </w:r>
      <w:r w:rsidRPr="003F01A6">
        <w:rPr>
          <w:rFonts w:ascii="Times New Roman" w:hAnsi="Times New Roman" w:cs="Times New Roman"/>
        </w:rPr>
        <w:t xml:space="preserve">) added before the input binary pattern pulses </w:t>
      </w:r>
      <w:r w:rsidRPr="003F01A6">
        <w:rPr>
          <w:rFonts w:ascii="Times New Roman" w:hAnsi="Times New Roman" w:cs="Times New Roman"/>
          <w:i/>
        </w:rPr>
        <w:t>bi</w:t>
      </w:r>
      <w:r w:rsidRPr="003F01A6">
        <w:rPr>
          <w:rFonts w:ascii="Times New Roman" w:hAnsi="Times New Roman" w:cs="Times New Roman"/>
        </w:rPr>
        <w:t>(t). The I</w:t>
      </w:r>
      <w:r w:rsidRPr="003F01A6">
        <w:rPr>
          <w:rFonts w:ascii="Times New Roman" w:hAnsi="Times New Roman" w:cs="Times New Roman"/>
          <w:vertAlign w:val="subscript"/>
        </w:rPr>
        <w:t>mod</w:t>
      </w:r>
      <w:r w:rsidRPr="003F01A6">
        <w:rPr>
          <w:rFonts w:ascii="Times New Roman" w:hAnsi="Times New Roman" w:cs="Times New Roman"/>
        </w:rPr>
        <w:t xml:space="preserve"> with input pattern </w:t>
      </w:r>
      <w:r w:rsidRPr="003F01A6">
        <w:rPr>
          <w:rFonts w:ascii="Times New Roman" w:hAnsi="Times New Roman" w:cs="Times New Roman"/>
          <w:i/>
        </w:rPr>
        <w:t>bi</w:t>
      </w:r>
      <w:r w:rsidRPr="003F01A6">
        <w:rPr>
          <w:rFonts w:ascii="Times New Roman" w:hAnsi="Times New Roman" w:cs="Times New Roman"/>
        </w:rPr>
        <w:t>(t)</w:t>
      </w:r>
      <w:r w:rsidRPr="003F01A6">
        <w:rPr>
          <w:rFonts w:ascii="Times New Roman" w:hAnsi="Times New Roman" w:cs="Times New Roman"/>
          <w:i/>
        </w:rPr>
        <w:t xml:space="preserve"> </w:t>
      </w:r>
      <w:r w:rsidRPr="003F01A6">
        <w:rPr>
          <w:rFonts w:ascii="Times New Roman" w:hAnsi="Times New Roman" w:cs="Times New Roman"/>
        </w:rPr>
        <w:t>is given after a pulse gap (δ) such that the excitatory effect can be modulated to a range of input pulses. Hence the SHO responds to a combination of two input signals I</w:t>
      </w:r>
      <w:r w:rsidRPr="003F01A6">
        <w:rPr>
          <w:rFonts w:ascii="Times New Roman" w:hAnsi="Times New Roman" w:cs="Times New Roman"/>
          <w:vertAlign w:val="subscript"/>
        </w:rPr>
        <w:t xml:space="preserve">e </w:t>
      </w:r>
      <w:r w:rsidRPr="003F01A6">
        <w:rPr>
          <w:rFonts w:ascii="Times New Roman" w:hAnsi="Times New Roman" w:cs="Times New Roman"/>
        </w:rPr>
        <w:t xml:space="preserve">and </w:t>
      </w:r>
      <w:r w:rsidRPr="003F01A6">
        <w:rPr>
          <w:rFonts w:ascii="Times New Roman" w:hAnsi="Times New Roman" w:cs="Times New Roman"/>
          <w:i/>
        </w:rPr>
        <w:t>bi</w:t>
      </w:r>
      <w:r w:rsidRPr="003F01A6">
        <w:rPr>
          <w:rFonts w:ascii="Times New Roman" w:hAnsi="Times New Roman" w:cs="Times New Roman"/>
        </w:rPr>
        <w:t>(t) given by,</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6C6FA7" w:rsidRPr="003F01A6" w:rsidTr="000C3307">
        <w:trPr>
          <w:jc w:val="center"/>
        </w:trPr>
        <w:tc>
          <w:tcPr>
            <w:tcW w:w="350" w:type="pct"/>
          </w:tcPr>
          <w:p w:rsidR="006C6FA7" w:rsidRPr="003F01A6" w:rsidRDefault="006C6FA7" w:rsidP="00487D66">
            <w:pPr>
              <w:spacing w:line="480" w:lineRule="auto"/>
              <w:jc w:val="both"/>
            </w:pPr>
          </w:p>
        </w:tc>
        <w:tc>
          <w:tcPr>
            <w:tcW w:w="4300" w:type="pct"/>
            <w:hideMark/>
          </w:tcPr>
          <w:p w:rsidR="006C6FA7" w:rsidRPr="003F01A6" w:rsidRDefault="008C7521" w:rsidP="00487D66">
            <w:pPr>
              <w:pStyle w:val="Caption"/>
              <w:spacing w:after="0" w:line="480" w:lineRule="auto"/>
              <w:jc w:val="center"/>
              <w:rPr>
                <w:color w:val="auto"/>
              </w:rPr>
            </w:pPr>
            <m:oMathPara>
              <m:oMath>
                <m:sSub>
                  <m:sSubPr>
                    <m:ctrlPr>
                      <w:rPr>
                        <w:rFonts w:ascii="Cambria Math" w:hAnsi="Cambria Math"/>
                        <w:color w:val="auto"/>
                        <w:sz w:val="24"/>
                        <w:szCs w:val="24"/>
                      </w:rPr>
                    </m:ctrlPr>
                  </m:sSubPr>
                  <m:e>
                    <m:r>
                      <w:rPr>
                        <w:rFonts w:ascii="Cambria Math" w:hAnsi="Cambria Math"/>
                        <w:color w:val="auto"/>
                        <w:sz w:val="24"/>
                        <w:szCs w:val="24"/>
                      </w:rPr>
                      <m:t>I</m:t>
                    </m:r>
                  </m:e>
                  <m:sub>
                    <m:r>
                      <w:rPr>
                        <w:rFonts w:ascii="Cambria Math" w:hAnsi="Cambria Math"/>
                        <w:color w:val="auto"/>
                        <w:sz w:val="24"/>
                        <w:szCs w:val="24"/>
                      </w:rPr>
                      <m:t>mod</m:t>
                    </m:r>
                  </m:sub>
                </m:sSub>
                <m:r>
                  <w:rPr>
                    <w:rFonts w:ascii="Cambria Math" w:hAnsi="Cambria Math"/>
                    <w:color w:val="auto"/>
                    <w:sz w:val="24"/>
                    <w:szCs w:val="24"/>
                  </w:rPr>
                  <m:t>=</m:t>
                </m:r>
                <m:d>
                  <m:dPr>
                    <m:begChr m:val="{"/>
                    <m:endChr m:val=""/>
                    <m:ctrlPr>
                      <w:rPr>
                        <w:rFonts w:ascii="Cambria Math" w:hAnsi="Cambria Math"/>
                        <w:color w:val="auto"/>
                        <w:sz w:val="24"/>
                        <w:szCs w:val="24"/>
                      </w:rPr>
                    </m:ctrlPr>
                  </m:dPr>
                  <m:e>
                    <m:eqArr>
                      <m:eqArrPr>
                        <m:ctrlPr>
                          <w:rPr>
                            <w:rFonts w:ascii="Cambria Math" w:hAnsi="Cambria Math"/>
                            <w:color w:val="auto"/>
                            <w:sz w:val="24"/>
                            <w:szCs w:val="24"/>
                          </w:rPr>
                        </m:ctrlPr>
                      </m:eqArrPr>
                      <m:e>
                        <m:sSub>
                          <m:sSubPr>
                            <m:ctrlPr>
                              <w:rPr>
                                <w:rFonts w:ascii="Cambria Math" w:hAnsi="Cambria Math"/>
                                <w:color w:val="auto"/>
                                <w:sz w:val="24"/>
                                <w:szCs w:val="24"/>
                              </w:rPr>
                            </m:ctrlPr>
                          </m:sSubPr>
                          <m:e>
                            <m:sSub>
                              <m:sSubPr>
                                <m:ctrlPr>
                                  <w:rPr>
                                    <w:rFonts w:ascii="Cambria Math" w:hAnsi="Cambria Math"/>
                                    <w:color w:val="auto"/>
                                    <w:sz w:val="24"/>
                                    <w:szCs w:val="24"/>
                                  </w:rPr>
                                </m:ctrlPr>
                              </m:sSubPr>
                              <m:e>
                                <m:r>
                                  <w:rPr>
                                    <w:rFonts w:ascii="Cambria Math" w:hAnsi="Cambria Math"/>
                                    <w:color w:val="auto"/>
                                    <w:sz w:val="24"/>
                                    <w:szCs w:val="24"/>
                                  </w:rPr>
                                  <m:t>I</m:t>
                                </m:r>
                              </m:e>
                              <m:sub>
                                <m:r>
                                  <w:rPr>
                                    <w:rFonts w:ascii="Cambria Math" w:hAnsi="Cambria Math"/>
                                    <w:color w:val="auto"/>
                                    <w:sz w:val="24"/>
                                    <w:szCs w:val="24"/>
                                  </w:rPr>
                                  <m:t>e</m:t>
                                </m:r>
                              </m:sub>
                            </m:sSub>
                            <m:r>
                              <w:rPr>
                                <w:rFonts w:ascii="Cambria Math" w:hAnsi="Cambria Math"/>
                                <w:color w:val="auto"/>
                                <w:sz w:val="24"/>
                                <w:szCs w:val="24"/>
                              </w:rPr>
                              <m:t xml:space="preserve">          ;0&lt;t&lt;t</m:t>
                            </m:r>
                          </m:e>
                          <m:sub>
                            <m:r>
                              <w:rPr>
                                <w:rFonts w:ascii="Cambria Math" w:hAnsi="Cambria Math"/>
                                <w:color w:val="auto"/>
                                <w:sz w:val="24"/>
                                <w:szCs w:val="24"/>
                              </w:rPr>
                              <m:t>1</m:t>
                            </m:r>
                          </m:sub>
                        </m:sSub>
                      </m:e>
                      <m:e>
                        <m:r>
                          <w:rPr>
                            <w:rFonts w:ascii="Cambria Math" w:hAnsi="Cambria Math"/>
                            <w:color w:val="auto"/>
                            <w:sz w:val="24"/>
                            <w:szCs w:val="24"/>
                          </w:rPr>
                          <m:t>bi</m:t>
                        </m:r>
                        <m:d>
                          <m:dPr>
                            <m:ctrlPr>
                              <w:rPr>
                                <w:rFonts w:ascii="Cambria Math" w:hAnsi="Cambria Math"/>
                                <w:color w:val="auto"/>
                                <w:sz w:val="24"/>
                                <w:szCs w:val="24"/>
                              </w:rPr>
                            </m:ctrlPr>
                          </m:dPr>
                          <m:e>
                            <m:r>
                              <w:rPr>
                                <w:rFonts w:ascii="Cambria Math" w:hAnsi="Cambria Math"/>
                                <w:color w:val="auto"/>
                                <w:sz w:val="24"/>
                                <w:szCs w:val="24"/>
                              </w:rPr>
                              <m:t>t</m:t>
                            </m:r>
                          </m:e>
                        </m:d>
                        <m:r>
                          <w:rPr>
                            <w:rFonts w:ascii="Cambria Math" w:hAnsi="Cambria Math"/>
                            <w:color w:val="auto"/>
                            <w:sz w:val="24"/>
                            <w:szCs w:val="24"/>
                          </w:rPr>
                          <m:t xml:space="preserve">     ; t</m:t>
                        </m:r>
                        <m:sSub>
                          <m:sSubPr>
                            <m:ctrlPr>
                              <w:rPr>
                                <w:rFonts w:ascii="Cambria Math" w:hAnsi="Cambria Math"/>
                                <w:color w:val="auto"/>
                                <w:sz w:val="24"/>
                                <w:szCs w:val="24"/>
                              </w:rPr>
                            </m:ctrlPr>
                          </m:sSubPr>
                          <m:e>
                            <m:r>
                              <w:rPr>
                                <w:rFonts w:ascii="Cambria Math" w:hAnsi="Cambria Math"/>
                                <w:color w:val="auto"/>
                                <w:sz w:val="24"/>
                                <w:szCs w:val="24"/>
                              </w:rPr>
                              <m:t>&gt;t</m:t>
                            </m:r>
                          </m:e>
                          <m:sub>
                            <m:r>
                              <w:rPr>
                                <w:rFonts w:ascii="Cambria Math" w:hAnsi="Cambria Math"/>
                                <w:color w:val="auto"/>
                                <w:sz w:val="24"/>
                                <w:szCs w:val="24"/>
                              </w:rPr>
                              <m:t>1</m:t>
                            </m:r>
                          </m:sub>
                        </m:sSub>
                        <m:r>
                          <w:rPr>
                            <w:rFonts w:ascii="Cambria Math" w:hAnsi="Cambria Math"/>
                            <w:color w:val="auto"/>
                            <w:sz w:val="24"/>
                            <w:szCs w:val="24"/>
                          </w:rPr>
                          <m:t>+δ</m:t>
                        </m:r>
                      </m:e>
                    </m:eqArr>
                    <m:r>
                      <w:rPr>
                        <w:rFonts w:ascii="Cambria Math" w:hAnsi="Cambria Math"/>
                        <w:color w:val="auto"/>
                        <w:sz w:val="24"/>
                        <w:szCs w:val="24"/>
                      </w:rPr>
                      <m:t xml:space="preserve"> .</m:t>
                    </m:r>
                  </m:e>
                </m:d>
              </m:oMath>
            </m:oMathPara>
          </w:p>
        </w:tc>
        <w:tc>
          <w:tcPr>
            <w:tcW w:w="3024" w:type="dxa"/>
            <w:hideMark/>
          </w:tcPr>
          <w:p w:rsidR="006C6FA7" w:rsidRPr="003F01A6" w:rsidRDefault="006C6FA7" w:rsidP="00487D66">
            <w:pPr>
              <w:spacing w:line="480" w:lineRule="auto"/>
              <w:jc w:val="right"/>
            </w:pPr>
            <w:r w:rsidRPr="003F01A6">
              <w:t>(5)</w:t>
            </w:r>
          </w:p>
        </w:tc>
      </w:tr>
    </w:tbl>
    <w:p w:rsidR="006C6FA7" w:rsidRPr="003F01A6" w:rsidRDefault="006C6FA7" w:rsidP="00487D66">
      <w:pPr>
        <w:spacing w:after="0" w:line="480" w:lineRule="auto"/>
        <w:jc w:val="both"/>
        <w:rPr>
          <w:rFonts w:ascii="Times New Roman" w:hAnsi="Times New Roman" w:cs="Times New Roman"/>
        </w:rPr>
      </w:pPr>
      <w:r w:rsidRPr="003F01A6">
        <w:rPr>
          <w:rFonts w:ascii="Times New Roman" w:hAnsi="Times New Roman" w:cs="Times New Roman"/>
        </w:rPr>
        <w:t xml:space="preserve">Figures </w:t>
      </w:r>
      <w:del w:id="34" w:author="John Rex" w:date="2022-07-06T11:08:00Z">
        <w:r w:rsidRPr="003F01A6" w:rsidDel="00E35374">
          <w:rPr>
            <w:rFonts w:ascii="Times New Roman" w:hAnsi="Times New Roman" w:cs="Times New Roman"/>
          </w:rPr>
          <w:delText xml:space="preserve">4a and </w:delText>
        </w:r>
      </w:del>
      <w:del w:id="35" w:author="John Rex" w:date="2022-07-06T11:07:00Z">
        <w:r w:rsidRPr="003F01A6" w:rsidDel="00E35374">
          <w:rPr>
            <w:rFonts w:ascii="Times New Roman" w:hAnsi="Times New Roman" w:cs="Times New Roman"/>
          </w:rPr>
          <w:delText xml:space="preserve">4c </w:delText>
        </w:r>
      </w:del>
      <w:ins w:id="36" w:author="John Rex" w:date="2022-07-06T11:08:00Z">
        <w:r w:rsidR="00E35374">
          <w:rPr>
            <w:rFonts w:ascii="Times New Roman" w:hAnsi="Times New Roman" w:cs="Times New Roman"/>
          </w:rPr>
          <w:t>4</w:t>
        </w:r>
      </w:ins>
      <w:ins w:id="37" w:author="John Rex" w:date="2022-07-06T11:07:00Z">
        <w:r w:rsidR="00E35374" w:rsidRPr="003F01A6">
          <w:rPr>
            <w:rFonts w:ascii="Times New Roman" w:hAnsi="Times New Roman" w:cs="Times New Roman"/>
          </w:rPr>
          <w:t xml:space="preserve"> </w:t>
        </w:r>
      </w:ins>
      <w:r w:rsidRPr="003F01A6">
        <w:rPr>
          <w:rFonts w:ascii="Times New Roman" w:hAnsi="Times New Roman" w:cs="Times New Roman"/>
        </w:rPr>
        <w:t>show</w:t>
      </w:r>
      <w:ins w:id="38" w:author="John Rex" w:date="2022-07-06T11:09:00Z">
        <w:r w:rsidR="00E35374">
          <w:rPr>
            <w:rFonts w:ascii="Times New Roman" w:hAnsi="Times New Roman" w:cs="Times New Roman"/>
          </w:rPr>
          <w:t>s</w:t>
        </w:r>
      </w:ins>
      <w:r w:rsidRPr="003F01A6">
        <w:rPr>
          <w:rFonts w:ascii="Times New Roman" w:hAnsi="Times New Roman" w:cs="Times New Roman"/>
        </w:rPr>
        <w:t xml:space="preserve"> the </w:t>
      </w:r>
      <w:ins w:id="39" w:author="John Rex" w:date="2022-07-06T11:17:00Z">
        <w:r w:rsidR="00DD48C8">
          <w:rPr>
            <w:rFonts w:ascii="Times New Roman" w:hAnsi="Times New Roman" w:cs="Times New Roman"/>
          </w:rPr>
          <w:t xml:space="preserve">input patterns with </w:t>
        </w:r>
      </w:ins>
      <w:r w:rsidRPr="003F01A6">
        <w:rPr>
          <w:rFonts w:ascii="Times New Roman" w:hAnsi="Times New Roman" w:cs="Times New Roman"/>
        </w:rPr>
        <w:t>modified pulse scheme with I</w:t>
      </w:r>
      <w:r w:rsidRPr="003F01A6">
        <w:rPr>
          <w:rFonts w:ascii="Times New Roman" w:hAnsi="Times New Roman" w:cs="Times New Roman"/>
          <w:vertAlign w:val="subscript"/>
        </w:rPr>
        <w:t>e</w:t>
      </w:r>
      <w:r w:rsidRPr="003F01A6">
        <w:rPr>
          <w:rFonts w:ascii="Times New Roman" w:hAnsi="Times New Roman" w:cs="Times New Roman"/>
        </w:rPr>
        <w:t xml:space="preserve"> = 3.0 mA, t</w:t>
      </w:r>
      <w:r w:rsidRPr="003F01A6">
        <w:rPr>
          <w:rFonts w:ascii="Times New Roman" w:hAnsi="Times New Roman" w:cs="Times New Roman"/>
          <w:vertAlign w:val="subscript"/>
        </w:rPr>
        <w:t>1</w:t>
      </w:r>
      <w:r w:rsidRPr="003F01A6">
        <w:rPr>
          <w:rFonts w:ascii="Times New Roman" w:hAnsi="Times New Roman" w:cs="Times New Roman"/>
        </w:rPr>
        <w:t xml:space="preserve"> = 7 ns, δ = 5 ns, I</w:t>
      </w:r>
      <w:r w:rsidRPr="003F01A6">
        <w:rPr>
          <w:rFonts w:ascii="Times New Roman" w:hAnsi="Times New Roman" w:cs="Times New Roman"/>
          <w:vertAlign w:val="subscript"/>
        </w:rPr>
        <w:t>0</w:t>
      </w:r>
      <w:r w:rsidRPr="003F01A6">
        <w:rPr>
          <w:rFonts w:ascii="Times New Roman" w:hAnsi="Times New Roman" w:cs="Times New Roman"/>
        </w:rPr>
        <w:t xml:space="preserve"> =1.2 mA, I</w:t>
      </w:r>
      <w:r w:rsidRPr="003F01A6">
        <w:rPr>
          <w:rFonts w:ascii="Times New Roman" w:hAnsi="Times New Roman" w:cs="Times New Roman"/>
          <w:vertAlign w:val="subscript"/>
        </w:rPr>
        <w:t>1</w:t>
      </w:r>
      <w:r w:rsidRPr="003F01A6">
        <w:rPr>
          <w:rFonts w:ascii="Times New Roman" w:hAnsi="Times New Roman" w:cs="Times New Roman"/>
        </w:rPr>
        <w:t xml:space="preserve"> = 2.4 mA, Δt = 4 ns, τ = 3 ns</w:t>
      </w:r>
      <w:ins w:id="40" w:author="John Rex" w:date="2022-07-06T11:09:00Z">
        <w:r w:rsidR="00E35374">
          <w:rPr>
            <w:rFonts w:ascii="Times New Roman" w:hAnsi="Times New Roman" w:cs="Times New Roman"/>
          </w:rPr>
          <w:t>.</w:t>
        </w:r>
      </w:ins>
      <w:del w:id="41" w:author="John Rex" w:date="2022-07-06T11:09:00Z">
        <w:r w:rsidRPr="003F01A6" w:rsidDel="00E35374">
          <w:rPr>
            <w:rFonts w:ascii="Times New Roman" w:hAnsi="Times New Roman" w:cs="Times New Roman"/>
          </w:rPr>
          <w:delText xml:space="preserve"> </w:delText>
        </w:r>
      </w:del>
      <w:ins w:id="42" w:author="John Rex" w:date="2022-07-06T11:07:00Z">
        <w:r w:rsidR="00E35374">
          <w:rPr>
            <w:rFonts w:ascii="Times New Roman" w:hAnsi="Times New Roman" w:cs="Times New Roman"/>
          </w:rPr>
          <w:t xml:space="preserve"> </w:t>
        </w:r>
      </w:ins>
      <w:moveToRangeStart w:id="43" w:author="John Rex" w:date="2022-07-06T11:10:00Z" w:name="move107998259"/>
      <w:moveTo w:id="44" w:author="John Rex" w:date="2022-07-06T11:10:00Z">
        <w:r w:rsidR="00E35374" w:rsidRPr="003F01A6">
          <w:rPr>
            <w:rFonts w:ascii="Times New Roman" w:hAnsi="Times New Roman" w:cs="Times New Roman"/>
          </w:rPr>
          <w:t>For simplicity we denote these input patterns with the above mentioned parameters as IP</w:t>
        </w:r>
        <w:r w:rsidR="00E35374" w:rsidRPr="003F01A6">
          <w:rPr>
            <w:rFonts w:ascii="Times New Roman" w:hAnsi="Times New Roman" w:cs="Times New Roman"/>
            <w:vertAlign w:val="subscript"/>
          </w:rPr>
          <w:t>1</w:t>
        </w:r>
        <w:r w:rsidR="00E35374" w:rsidRPr="003F01A6">
          <w:rPr>
            <w:rFonts w:ascii="Times New Roman" w:hAnsi="Times New Roman" w:cs="Times New Roman"/>
          </w:rPr>
          <w:t>.</w:t>
        </w:r>
      </w:moveTo>
      <w:moveToRangeEnd w:id="43"/>
      <w:ins w:id="45" w:author="John Rex" w:date="2022-07-06T11:10:00Z">
        <w:r w:rsidR="00E35374">
          <w:rPr>
            <w:rFonts w:ascii="Times New Roman" w:hAnsi="Times New Roman" w:cs="Times New Roman"/>
          </w:rPr>
          <w:t xml:space="preserve"> Figure 4a shows the </w:t>
        </w:r>
      </w:ins>
      <w:del w:id="46" w:author="John Rex" w:date="2022-07-06T11:10:00Z">
        <w:r w:rsidRPr="003F01A6" w:rsidDel="00E35374">
          <w:rPr>
            <w:rFonts w:ascii="Times New Roman" w:hAnsi="Times New Roman" w:cs="Times New Roman"/>
          </w:rPr>
          <w:delText xml:space="preserve">for </w:delText>
        </w:r>
      </w:del>
      <w:r w:rsidRPr="003F01A6">
        <w:rPr>
          <w:rFonts w:ascii="Times New Roman" w:hAnsi="Times New Roman" w:cs="Times New Roman"/>
        </w:rPr>
        <w:t>input pattern</w:t>
      </w:r>
      <w:del w:id="47" w:author="John Rex" w:date="2022-07-06T11:10:00Z">
        <w:r w:rsidRPr="003F01A6" w:rsidDel="00E35374">
          <w:rPr>
            <w:rFonts w:ascii="Times New Roman" w:hAnsi="Times New Roman" w:cs="Times New Roman"/>
          </w:rPr>
          <w:delText>s</w:delText>
        </w:r>
      </w:del>
      <w:r w:rsidRPr="003F01A6">
        <w:rPr>
          <w:rFonts w:ascii="Times New Roman" w:hAnsi="Times New Roman" w:cs="Times New Roman"/>
        </w:rPr>
        <w:t xml:space="preserve"> of 1010</w:t>
      </w:r>
      <w:ins w:id="48" w:author="John Rex" w:date="2022-07-06T11:10:00Z">
        <w:r w:rsidR="00E35374">
          <w:rPr>
            <w:rFonts w:ascii="Times New Roman" w:hAnsi="Times New Roman" w:cs="Times New Roman"/>
          </w:rPr>
          <w:t>, Mx response in Fig.</w:t>
        </w:r>
      </w:ins>
      <w:ins w:id="49" w:author="John Rex" w:date="2022-07-06T11:11:00Z">
        <w:r w:rsidR="00E35374">
          <w:rPr>
            <w:rFonts w:ascii="Times New Roman" w:hAnsi="Times New Roman" w:cs="Times New Roman"/>
          </w:rPr>
          <w:t xml:space="preserve"> 4b and the FFT spectrum in Fig. 4c.</w:t>
        </w:r>
      </w:ins>
      <w:r w:rsidRPr="003F01A6">
        <w:rPr>
          <w:rFonts w:ascii="Times New Roman" w:hAnsi="Times New Roman" w:cs="Times New Roman"/>
        </w:rPr>
        <w:t xml:space="preserve"> </w:t>
      </w:r>
      <w:ins w:id="50" w:author="John Rex" w:date="2022-07-06T11:18:00Z">
        <w:r w:rsidR="00DD48C8">
          <w:rPr>
            <w:rFonts w:ascii="Times New Roman" w:hAnsi="Times New Roman" w:cs="Times New Roman"/>
          </w:rPr>
          <w:t>Similarly,</w:t>
        </w:r>
      </w:ins>
      <w:ins w:id="51" w:author="John Rex" w:date="2022-07-06T11:15:00Z">
        <w:r w:rsidR="00DD48C8">
          <w:rPr>
            <w:rFonts w:ascii="Times New Roman" w:hAnsi="Times New Roman" w:cs="Times New Roman"/>
          </w:rPr>
          <w:t xml:space="preserve"> </w:t>
        </w:r>
      </w:ins>
      <w:ins w:id="52" w:author="John Rex" w:date="2022-07-06T11:18:00Z">
        <w:r w:rsidR="00DD48C8">
          <w:rPr>
            <w:rFonts w:ascii="Times New Roman" w:hAnsi="Times New Roman" w:cs="Times New Roman"/>
          </w:rPr>
          <w:t>Fig. 4d shows the</w:t>
        </w:r>
      </w:ins>
      <w:ins w:id="53" w:author="John Rex" w:date="2022-07-06T11:15:00Z">
        <w:r w:rsidR="00DD48C8">
          <w:rPr>
            <w:rFonts w:ascii="Times New Roman" w:hAnsi="Times New Roman" w:cs="Times New Roman"/>
          </w:rPr>
          <w:t xml:space="preserve"> input pattern for </w:t>
        </w:r>
      </w:ins>
      <w:del w:id="54" w:author="John Rex" w:date="2022-07-06T11:18:00Z">
        <w:r w:rsidRPr="003F01A6" w:rsidDel="00DD48C8">
          <w:rPr>
            <w:rFonts w:ascii="Times New Roman" w:hAnsi="Times New Roman" w:cs="Times New Roman"/>
          </w:rPr>
          <w:delText xml:space="preserve">and </w:delText>
        </w:r>
      </w:del>
      <w:r w:rsidRPr="003F01A6">
        <w:rPr>
          <w:rFonts w:ascii="Times New Roman" w:hAnsi="Times New Roman" w:cs="Times New Roman"/>
        </w:rPr>
        <w:t>0101,</w:t>
      </w:r>
      <w:ins w:id="55" w:author="John Rex" w:date="2022-07-06T11:18:00Z">
        <w:r w:rsidR="00DD48C8">
          <w:rPr>
            <w:rFonts w:ascii="Times New Roman" w:hAnsi="Times New Roman" w:cs="Times New Roman"/>
          </w:rPr>
          <w:t xml:space="preserve"> Mx response in Fig.</w:t>
        </w:r>
      </w:ins>
      <w:ins w:id="56" w:author="John Rex" w:date="2022-07-06T11:19:00Z">
        <w:r w:rsidR="00DD48C8">
          <w:rPr>
            <w:rFonts w:ascii="Times New Roman" w:hAnsi="Times New Roman" w:cs="Times New Roman"/>
          </w:rPr>
          <w:t xml:space="preserve"> 4e and the FFT spectrum  in  Fig</w:t>
        </w:r>
      </w:ins>
      <w:ins w:id="57" w:author="John Rex" w:date="2022-07-06T11:20:00Z">
        <w:r w:rsidR="00DD48C8">
          <w:rPr>
            <w:rFonts w:ascii="Times New Roman" w:hAnsi="Times New Roman" w:cs="Times New Roman"/>
          </w:rPr>
          <w:t xml:space="preserve">. </w:t>
        </w:r>
      </w:ins>
      <w:ins w:id="58" w:author="John Rex" w:date="2022-07-06T11:19:00Z">
        <w:r w:rsidR="00DD48C8">
          <w:rPr>
            <w:rFonts w:ascii="Times New Roman" w:hAnsi="Times New Roman" w:cs="Times New Roman"/>
          </w:rPr>
          <w:t>4f</w:t>
        </w:r>
      </w:ins>
      <w:ins w:id="59" w:author="John Rex" w:date="2022-07-06T11:20:00Z">
        <w:r w:rsidR="00DD48C8">
          <w:rPr>
            <w:rFonts w:ascii="Times New Roman" w:hAnsi="Times New Roman" w:cs="Times New Roman"/>
          </w:rPr>
          <w:t>.</w:t>
        </w:r>
      </w:ins>
      <w:r w:rsidRPr="003F01A6">
        <w:rPr>
          <w:rFonts w:ascii="Times New Roman" w:hAnsi="Times New Roman" w:cs="Times New Roman"/>
        </w:rPr>
        <w:t xml:space="preserve"> </w:t>
      </w:r>
      <w:del w:id="60" w:author="John Rex" w:date="2022-07-06T11:20:00Z">
        <w:r w:rsidRPr="003F01A6" w:rsidDel="00DD48C8">
          <w:rPr>
            <w:rFonts w:ascii="Times New Roman" w:hAnsi="Times New Roman" w:cs="Times New Roman"/>
          </w:rPr>
          <w:delText xml:space="preserve">respectively. </w:delText>
        </w:r>
      </w:del>
      <w:moveFromRangeStart w:id="61" w:author="John Rex" w:date="2022-07-06T11:10:00Z" w:name="move107998259"/>
      <w:moveFrom w:id="62" w:author="John Rex" w:date="2022-07-06T11:10:00Z">
        <w:r w:rsidRPr="003F01A6" w:rsidDel="00E35374">
          <w:rPr>
            <w:rFonts w:ascii="Times New Roman" w:hAnsi="Times New Roman" w:cs="Times New Roman"/>
          </w:rPr>
          <w:t>For simplicity we denote these input patterns with the above mentioned parameters as IP</w:t>
        </w:r>
        <w:r w:rsidRPr="003F01A6" w:rsidDel="00E35374">
          <w:rPr>
            <w:rFonts w:ascii="Times New Roman" w:hAnsi="Times New Roman" w:cs="Times New Roman"/>
            <w:vertAlign w:val="subscript"/>
          </w:rPr>
          <w:t>1</w:t>
        </w:r>
        <w:r w:rsidRPr="003F01A6" w:rsidDel="00E35374">
          <w:rPr>
            <w:rFonts w:ascii="Times New Roman" w:hAnsi="Times New Roman" w:cs="Times New Roman"/>
          </w:rPr>
          <w:t xml:space="preserve">. </w:t>
        </w:r>
      </w:moveFrom>
      <w:moveFromRangeEnd w:id="61"/>
      <w:r w:rsidRPr="003F01A6">
        <w:rPr>
          <w:rFonts w:ascii="Times New Roman" w:hAnsi="Times New Roman" w:cs="Times New Roman"/>
        </w:rPr>
        <w:t>As can be seen from the Mx responses in Fig</w:t>
      </w:r>
      <w:r w:rsidR="005B44CF">
        <w:rPr>
          <w:rFonts w:ascii="Times New Roman" w:hAnsi="Times New Roman" w:cs="Times New Roman"/>
        </w:rPr>
        <w:t>s.</w:t>
      </w:r>
      <w:r w:rsidRPr="003F01A6">
        <w:rPr>
          <w:rFonts w:ascii="Times New Roman" w:hAnsi="Times New Roman" w:cs="Times New Roman"/>
        </w:rPr>
        <w:t xml:space="preserve"> 4b and 4e, each digit 1 input shows different oscillating amplitude as the magnetization dynamics is influenced not only by their respective pulses in </w:t>
      </w:r>
      <w:r w:rsidRPr="003F01A6">
        <w:rPr>
          <w:rFonts w:ascii="Times New Roman" w:hAnsi="Times New Roman" w:cs="Times New Roman"/>
          <w:i/>
        </w:rPr>
        <w:t>bi</w:t>
      </w:r>
      <w:r w:rsidRPr="003F01A6">
        <w:rPr>
          <w:rFonts w:ascii="Times New Roman" w:hAnsi="Times New Roman" w:cs="Times New Roman"/>
        </w:rPr>
        <w:t>(t), but also by the previous I</w:t>
      </w:r>
      <w:r w:rsidRPr="003F01A6">
        <w:rPr>
          <w:rFonts w:ascii="Times New Roman" w:hAnsi="Times New Roman" w:cs="Times New Roman"/>
          <w:vertAlign w:val="subscript"/>
        </w:rPr>
        <w:t>e</w:t>
      </w:r>
      <w:r w:rsidRPr="003F01A6">
        <w:rPr>
          <w:rFonts w:ascii="Times New Roman" w:hAnsi="Times New Roman" w:cs="Times New Roman"/>
        </w:rPr>
        <w:t>. The influence of I</w:t>
      </w:r>
      <w:r w:rsidRPr="003F01A6">
        <w:rPr>
          <w:rFonts w:ascii="Times New Roman" w:hAnsi="Times New Roman" w:cs="Times New Roman"/>
          <w:vertAlign w:val="subscript"/>
        </w:rPr>
        <w:t>e</w:t>
      </w:r>
      <w:r w:rsidRPr="003F01A6">
        <w:rPr>
          <w:rFonts w:ascii="Times New Roman" w:hAnsi="Times New Roman" w:cs="Times New Roman"/>
        </w:rPr>
        <w:t xml:space="preserve"> gradually decreases with time, and hence each input has varying dynamics and influence of the past inputs as a function of time. As expected, the change in relaxation dynamics plays a key role in the oscillation amplitude. Since the magnetization dynamics for each digit 1 input is different, a large oscillation amplitude with a red shift of frequency in the nonlinear excitation regime is observed. Such a </w:t>
      </w:r>
      <w:r w:rsidR="00431AF4" w:rsidRPr="003F01A6">
        <w:rPr>
          <w:rFonts w:ascii="Times New Roman" w:hAnsi="Times New Roman" w:cs="Times New Roman"/>
        </w:rPr>
        <w:t>behavior</w:t>
      </w:r>
      <w:r w:rsidRPr="003F01A6">
        <w:rPr>
          <w:rFonts w:ascii="Times New Roman" w:hAnsi="Times New Roman" w:cs="Times New Roman"/>
        </w:rPr>
        <w:t xml:space="preserve"> is clearly seen in the FFT spectra of Fig</w:t>
      </w:r>
      <w:r w:rsidR="005B44CF">
        <w:rPr>
          <w:rFonts w:ascii="Times New Roman" w:hAnsi="Times New Roman" w:cs="Times New Roman"/>
        </w:rPr>
        <w:t>s.</w:t>
      </w:r>
      <w:r w:rsidRPr="003F01A6">
        <w:rPr>
          <w:rFonts w:ascii="Times New Roman" w:hAnsi="Times New Roman" w:cs="Times New Roman"/>
        </w:rPr>
        <w:t xml:space="preserve"> 4c and 4f. In case of the I</w:t>
      </w:r>
      <w:r w:rsidRPr="003F01A6">
        <w:rPr>
          <w:rFonts w:ascii="Times New Roman" w:hAnsi="Times New Roman" w:cs="Times New Roman"/>
          <w:vertAlign w:val="subscript"/>
        </w:rPr>
        <w:t>mod</w:t>
      </w:r>
      <w:r w:rsidRPr="003F01A6">
        <w:rPr>
          <w:rFonts w:ascii="Times New Roman" w:hAnsi="Times New Roman" w:cs="Times New Roman"/>
        </w:rPr>
        <w:t xml:space="preserve"> scheme, the FFTs were collected from the Mx</w:t>
      </w:r>
      <w:r w:rsidRPr="003F01A6">
        <w:rPr>
          <w:rFonts w:ascii="Times New Roman" w:hAnsi="Times New Roman" w:cs="Times New Roman"/>
          <w:i/>
          <w:vertAlign w:val="subscript"/>
        </w:rPr>
        <w:t xml:space="preserve"> </w:t>
      </w:r>
      <w:r w:rsidRPr="003F01A6">
        <w:rPr>
          <w:rFonts w:ascii="Times New Roman" w:hAnsi="Times New Roman" w:cs="Times New Roman"/>
        </w:rPr>
        <w:t xml:space="preserve">in the range of input pulse patterns </w:t>
      </w:r>
      <w:r w:rsidRPr="003F01A6">
        <w:rPr>
          <w:rFonts w:ascii="Times New Roman" w:hAnsi="Times New Roman" w:cs="Times New Roman"/>
          <w:i/>
        </w:rPr>
        <w:t>bi</w:t>
      </w:r>
      <w:r w:rsidRPr="003F01A6">
        <w:rPr>
          <w:rFonts w:ascii="Times New Roman" w:hAnsi="Times New Roman" w:cs="Times New Roman"/>
        </w:rPr>
        <w:t>(t)</w:t>
      </w:r>
      <w:r w:rsidR="00B419B1">
        <w:rPr>
          <w:rFonts w:ascii="Times New Roman" w:hAnsi="Times New Roman" w:cs="Times New Roman"/>
        </w:rPr>
        <w:t xml:space="preserve"> (Supporting Figure</w:t>
      </w:r>
      <w:r w:rsidRPr="003F01A6">
        <w:rPr>
          <w:rFonts w:ascii="Times New Roman" w:hAnsi="Times New Roman" w:cs="Times New Roman"/>
        </w:rPr>
        <w:t xml:space="preserve"> S4). The FFT amplitudes filtered at 9.0 GHz are 0.037 and 0.017 for 1010 and 0101, respectively. </w:t>
      </w:r>
      <w:r w:rsidR="00431AF4" w:rsidRPr="003F01A6">
        <w:rPr>
          <w:rFonts w:ascii="Times New Roman" w:hAnsi="Times New Roman" w:cs="Times New Roman"/>
        </w:rPr>
        <w:t>Therefore,</w:t>
      </w:r>
      <w:r w:rsidRPr="003F01A6">
        <w:rPr>
          <w:rFonts w:ascii="Times New Roman" w:hAnsi="Times New Roman" w:cs="Times New Roman"/>
        </w:rPr>
        <w:t xml:space="preserve"> these two input patterns can be easily classified with the I</w:t>
      </w:r>
      <w:r w:rsidRPr="003F01A6">
        <w:rPr>
          <w:rFonts w:ascii="Times New Roman" w:hAnsi="Times New Roman" w:cs="Times New Roman"/>
          <w:vertAlign w:val="subscript"/>
        </w:rPr>
        <w:t>mod</w:t>
      </w:r>
      <w:r w:rsidRPr="003F01A6">
        <w:rPr>
          <w:rFonts w:ascii="Times New Roman" w:hAnsi="Times New Roman" w:cs="Times New Roman"/>
        </w:rPr>
        <w:t xml:space="preserve"> scheme which the previous regular pulse scheme could not classify. </w:t>
      </w:r>
      <w:r w:rsidR="00431AF4" w:rsidRPr="003F01A6">
        <w:rPr>
          <w:rFonts w:ascii="Times New Roman" w:hAnsi="Times New Roman" w:cs="Times New Roman"/>
        </w:rPr>
        <w:t>Similarly,</w:t>
      </w:r>
      <w:r w:rsidRPr="003F01A6">
        <w:rPr>
          <w:rFonts w:ascii="Times New Roman" w:hAnsi="Times New Roman" w:cs="Times New Roman"/>
        </w:rPr>
        <w:t xml:space="preserve"> 1000 and 0001 patterns can also be separated by using the FFT amplitude</w:t>
      </w:r>
      <w:r w:rsidRPr="003F01A6" w:rsidDel="00C165FB">
        <w:rPr>
          <w:rFonts w:ascii="Times New Roman" w:hAnsi="Times New Roman" w:cs="Times New Roman"/>
        </w:rPr>
        <w:t xml:space="preserve"> </w:t>
      </w:r>
      <w:r w:rsidRPr="003F01A6">
        <w:rPr>
          <w:rFonts w:ascii="Times New Roman" w:hAnsi="Times New Roman" w:cs="Times New Roman"/>
        </w:rPr>
        <w:t>due to the difference in the rate of relaxation. The 16 combinations of 4-bit digit input patterns and their respective magnetization dynamics are illustrated i</w:t>
      </w:r>
      <w:r w:rsidR="00B419B1">
        <w:rPr>
          <w:rFonts w:ascii="Times New Roman" w:hAnsi="Times New Roman" w:cs="Times New Roman"/>
        </w:rPr>
        <w:t>n Supporting Figure</w:t>
      </w:r>
      <w:r w:rsidRPr="003F01A6">
        <w:rPr>
          <w:rFonts w:ascii="Times New Roman" w:hAnsi="Times New Roman" w:cs="Times New Roman"/>
        </w:rPr>
        <w:t xml:space="preserve"> S5.</w:t>
      </w:r>
    </w:p>
    <w:p w:rsidR="006C6FA7" w:rsidRPr="003F01A6" w:rsidRDefault="006C6FA7" w:rsidP="00487D66">
      <w:pPr>
        <w:spacing w:after="0" w:line="480" w:lineRule="auto"/>
        <w:ind w:firstLine="708"/>
        <w:jc w:val="both"/>
        <w:rPr>
          <w:rFonts w:ascii="Times New Roman" w:hAnsi="Times New Roman" w:cs="Times New Roman"/>
        </w:rPr>
      </w:pPr>
      <w:r w:rsidRPr="003F01A6">
        <w:rPr>
          <w:rFonts w:ascii="Times New Roman" w:hAnsi="Times New Roman" w:cs="Times New Roman"/>
          <w:color w:val="000000" w:themeColor="text1"/>
        </w:rPr>
        <w:t>Figure 5a</w:t>
      </w:r>
      <w:r w:rsidRPr="003F01A6">
        <w:rPr>
          <w:rFonts w:ascii="Times New Roman" w:hAnsi="Times New Roman" w:cs="Times New Roman"/>
        </w:rPr>
        <w:t xml:space="preserve"> shows the filtered FFT amplitude for different 4-bit input patterns with IP</w:t>
      </w:r>
      <w:r w:rsidRPr="003F01A6">
        <w:rPr>
          <w:rFonts w:ascii="Times New Roman" w:hAnsi="Times New Roman" w:cs="Times New Roman"/>
          <w:vertAlign w:val="subscript"/>
        </w:rPr>
        <w:t>1</w:t>
      </w:r>
      <w:r w:rsidRPr="003F01A6">
        <w:rPr>
          <w:rFonts w:ascii="Times New Roman" w:hAnsi="Times New Roman" w:cs="Times New Roman"/>
        </w:rPr>
        <w:t>. Due to the distinction in the filtered amplitude values, a 4-bit digit pattern can be quantized and represented as a 1-D analog output. We further analyzed the influence of different input I</w:t>
      </w:r>
      <w:r w:rsidRPr="003F01A6">
        <w:rPr>
          <w:rFonts w:ascii="Times New Roman" w:hAnsi="Times New Roman" w:cs="Times New Roman"/>
          <w:vertAlign w:val="subscript"/>
        </w:rPr>
        <w:t>e</w:t>
      </w:r>
      <w:r w:rsidRPr="003F01A6">
        <w:rPr>
          <w:rFonts w:ascii="Times New Roman" w:hAnsi="Times New Roman" w:cs="Times New Roman"/>
        </w:rPr>
        <w:t xml:space="preserve"> and δ values of IP</w:t>
      </w:r>
      <w:r w:rsidRPr="003F01A6">
        <w:rPr>
          <w:rFonts w:ascii="Times New Roman" w:hAnsi="Times New Roman" w:cs="Times New Roman"/>
          <w:vertAlign w:val="subscript"/>
        </w:rPr>
        <w:t>1</w:t>
      </w:r>
      <w:r w:rsidRPr="003F01A6">
        <w:rPr>
          <w:rFonts w:ascii="Times New Roman" w:hAnsi="Times New Roman" w:cs="Times New Roman"/>
        </w:rPr>
        <w:t xml:space="preserve"> on the separation of 4-bit digit patterns. The results are compared using a commonly used metric in pattern recognition problems, called separability index, (SI) which is a measure of the average difference between the outputs, for different classes of input parameters</w:t>
      </w:r>
      <w:r w:rsidR="00725918" w:rsidRPr="003F01A6">
        <w:rPr>
          <w:rFonts w:ascii="Times New Roman" w:hAnsi="Times New Roman" w:cs="Times New Roman"/>
          <w:noProof/>
          <w:vertAlign w:val="superscript"/>
        </w:rPr>
        <w:t>53,54</w:t>
      </w:r>
      <w:r w:rsidRPr="003F01A6">
        <w:rPr>
          <w:rFonts w:ascii="Times New Roman" w:hAnsi="Times New Roman" w:cs="Times New Roman"/>
        </w:rPr>
        <w:t>.</w:t>
      </w:r>
      <w:r w:rsidR="00725918" w:rsidRPr="003F01A6">
        <w:rPr>
          <w:rFonts w:ascii="Times New Roman" w:hAnsi="Times New Roman" w:cs="Times New Roman"/>
        </w:rPr>
        <w:t xml:space="preserve"> </w:t>
      </w:r>
      <w:r w:rsidRPr="003F01A6">
        <w:rPr>
          <w:rFonts w:ascii="Times New Roman" w:hAnsi="Times New Roman" w:cs="Times New Roman"/>
        </w:rPr>
        <w:t>Figure 5b shows SI for IP</w:t>
      </w:r>
      <w:r w:rsidRPr="003F01A6">
        <w:rPr>
          <w:rFonts w:ascii="Times New Roman" w:hAnsi="Times New Roman" w:cs="Times New Roman"/>
          <w:vertAlign w:val="subscript"/>
        </w:rPr>
        <w:t>1</w:t>
      </w:r>
      <w:r w:rsidRPr="003F01A6">
        <w:rPr>
          <w:rFonts w:ascii="Times New Roman" w:hAnsi="Times New Roman" w:cs="Times New Roman"/>
        </w:rPr>
        <w:t xml:space="preserve"> with I</w:t>
      </w:r>
      <w:r w:rsidRPr="003F01A6">
        <w:rPr>
          <w:rFonts w:ascii="Times New Roman" w:hAnsi="Times New Roman" w:cs="Times New Roman"/>
          <w:vertAlign w:val="subscript"/>
        </w:rPr>
        <w:t>e</w:t>
      </w:r>
      <w:r w:rsidRPr="003F01A6">
        <w:rPr>
          <w:rFonts w:ascii="Times New Roman" w:hAnsi="Times New Roman" w:cs="Times New Roman"/>
        </w:rPr>
        <w:t xml:space="preserve"> = 1.4 - 6.0 mA and δ = 5 ns. For I</w:t>
      </w:r>
      <w:r w:rsidRPr="003F01A6">
        <w:rPr>
          <w:rFonts w:ascii="Times New Roman" w:hAnsi="Times New Roman" w:cs="Times New Roman"/>
          <w:vertAlign w:val="subscript"/>
        </w:rPr>
        <w:t>e</w:t>
      </w:r>
      <w:r w:rsidRPr="003F01A6">
        <w:rPr>
          <w:rFonts w:ascii="Times New Roman" w:hAnsi="Times New Roman" w:cs="Times New Roman"/>
        </w:rPr>
        <w:t xml:space="preserve"> = 1.4 and 2.0 mA, the magnetization precession excited by a digit 1 input relaxes before the arrival of the next input. This results in the FFT amplitudes being very close to each other, leading to low SI. On the other hand, for I</w:t>
      </w:r>
      <w:r w:rsidRPr="003F01A6">
        <w:rPr>
          <w:rFonts w:ascii="Times New Roman" w:hAnsi="Times New Roman" w:cs="Times New Roman"/>
          <w:vertAlign w:val="subscript"/>
        </w:rPr>
        <w:t>e</w:t>
      </w:r>
      <w:r w:rsidRPr="003F01A6">
        <w:rPr>
          <w:rFonts w:ascii="Times New Roman" w:hAnsi="Times New Roman" w:cs="Times New Roman"/>
        </w:rPr>
        <w:t xml:space="preserve"> = 4.0, 5.0 and 6.0 mA, the magnetization precession excited by a digit 1 input shows a large amplitude of auto-oscillation, resulting in the consecutive </w:t>
      </w:r>
      <w:r w:rsidRPr="003F01A6">
        <w:rPr>
          <w:rFonts w:ascii="Times New Roman" w:hAnsi="Times New Roman" w:cs="Times New Roman"/>
          <w:i/>
        </w:rPr>
        <w:t>bi</w:t>
      </w:r>
      <w:r w:rsidRPr="003F01A6">
        <w:rPr>
          <w:rFonts w:ascii="Times New Roman" w:hAnsi="Times New Roman" w:cs="Times New Roman"/>
        </w:rPr>
        <w:t>(t) pulses oscillating at the same amplitude. Hence, the input patterns such as 0111, 1011, 1101, 1110 and 1111 give the FFT amplitudes very close to each other. This results in similar SI values for I</w:t>
      </w:r>
      <w:r w:rsidRPr="003F01A6">
        <w:rPr>
          <w:rFonts w:ascii="Times New Roman" w:hAnsi="Times New Roman" w:cs="Times New Roman"/>
          <w:vertAlign w:val="subscript"/>
        </w:rPr>
        <w:t>e</w:t>
      </w:r>
      <w:r w:rsidRPr="003F01A6">
        <w:rPr>
          <w:rFonts w:ascii="Times New Roman" w:hAnsi="Times New Roman" w:cs="Times New Roman"/>
        </w:rPr>
        <w:t xml:space="preserve"> = 4.0, 5.0, 6.0 mA, indicating that the effectiveness of the excitatory pulse in distinguishing the different input patterns has been lost. We observe the maximum SI in case of I</w:t>
      </w:r>
      <w:r w:rsidRPr="003F01A6">
        <w:rPr>
          <w:rFonts w:ascii="Times New Roman" w:hAnsi="Times New Roman" w:cs="Times New Roman"/>
          <w:vertAlign w:val="subscript"/>
        </w:rPr>
        <w:t>e</w:t>
      </w:r>
      <w:r w:rsidRPr="003F01A6">
        <w:rPr>
          <w:rFonts w:ascii="Times New Roman" w:hAnsi="Times New Roman" w:cs="Times New Roman"/>
        </w:rPr>
        <w:t xml:space="preserve"> = 3.0 mA, which indicates a balance between the I</w:t>
      </w:r>
      <w:r w:rsidRPr="003F01A6">
        <w:rPr>
          <w:rFonts w:ascii="Times New Roman" w:hAnsi="Times New Roman" w:cs="Times New Roman"/>
          <w:vertAlign w:val="subscript"/>
        </w:rPr>
        <w:t>e</w:t>
      </w:r>
      <w:r w:rsidRPr="003F01A6">
        <w:rPr>
          <w:rFonts w:ascii="Times New Roman" w:hAnsi="Times New Roman" w:cs="Times New Roman"/>
        </w:rPr>
        <w:t xml:space="preserve"> pulse and </w:t>
      </w:r>
      <w:r w:rsidRPr="003F01A6">
        <w:rPr>
          <w:rFonts w:ascii="Times New Roman" w:hAnsi="Times New Roman" w:cs="Times New Roman"/>
          <w:i/>
        </w:rPr>
        <w:t>bi</w:t>
      </w:r>
      <w:r w:rsidRPr="003F01A6">
        <w:rPr>
          <w:rFonts w:ascii="Times New Roman" w:hAnsi="Times New Roman" w:cs="Times New Roman"/>
        </w:rPr>
        <w:t xml:space="preserve">t(t) pulses. </w:t>
      </w:r>
    </w:p>
    <w:p w:rsidR="006C6FA7" w:rsidRDefault="006C6FA7" w:rsidP="00487D66">
      <w:pPr>
        <w:spacing w:after="0" w:line="480" w:lineRule="auto"/>
        <w:ind w:firstLine="708"/>
        <w:jc w:val="both"/>
        <w:rPr>
          <w:rFonts w:ascii="Times New Roman" w:hAnsi="Times New Roman" w:cs="Times New Roman"/>
        </w:rPr>
      </w:pPr>
      <w:r w:rsidRPr="003F01A6">
        <w:rPr>
          <w:rFonts w:ascii="Times New Roman" w:hAnsi="Times New Roman" w:cs="Times New Roman"/>
        </w:rPr>
        <w:t>Figure 5c shows SI for IP</w:t>
      </w:r>
      <w:r w:rsidRPr="003F01A6">
        <w:rPr>
          <w:rFonts w:ascii="Times New Roman" w:hAnsi="Times New Roman" w:cs="Times New Roman"/>
          <w:vertAlign w:val="subscript"/>
        </w:rPr>
        <w:t>1</w:t>
      </w:r>
      <w:r w:rsidRPr="003F01A6">
        <w:rPr>
          <w:rFonts w:ascii="Times New Roman" w:hAnsi="Times New Roman" w:cs="Times New Roman"/>
        </w:rPr>
        <w:t xml:space="preserve"> with δ = 1 - 25 ns and I</w:t>
      </w:r>
      <w:r w:rsidRPr="003F01A6">
        <w:rPr>
          <w:rFonts w:ascii="Times New Roman" w:hAnsi="Times New Roman" w:cs="Times New Roman"/>
          <w:vertAlign w:val="subscript"/>
        </w:rPr>
        <w:t>e</w:t>
      </w:r>
      <w:r w:rsidRPr="003F01A6">
        <w:rPr>
          <w:rFonts w:ascii="Times New Roman" w:hAnsi="Times New Roman" w:cs="Times New Roman"/>
        </w:rPr>
        <w:t xml:space="preserve"> = 3.0 mA. With an increase of δ, </w:t>
      </w:r>
      <w:del w:id="63" w:author="John Rex" w:date="2022-07-06T11:22:00Z">
        <w:r w:rsidRPr="003F01A6" w:rsidDel="00DD48C8">
          <w:rPr>
            <w:rFonts w:ascii="Times New Roman" w:hAnsi="Times New Roman" w:cs="Times New Roman"/>
          </w:rPr>
          <w:delText>the  influence</w:delText>
        </w:r>
      </w:del>
      <w:ins w:id="64" w:author="John Rex" w:date="2022-07-06T11:22:00Z">
        <w:r w:rsidR="00DD48C8" w:rsidRPr="003F01A6">
          <w:rPr>
            <w:rFonts w:ascii="Times New Roman" w:hAnsi="Times New Roman" w:cs="Times New Roman"/>
          </w:rPr>
          <w:t>the influence</w:t>
        </w:r>
      </w:ins>
      <w:r w:rsidRPr="003F01A6">
        <w:rPr>
          <w:rFonts w:ascii="Times New Roman" w:hAnsi="Times New Roman" w:cs="Times New Roman"/>
        </w:rPr>
        <w:t xml:space="preserve"> of I</w:t>
      </w:r>
      <w:r w:rsidRPr="003F01A6">
        <w:rPr>
          <w:rFonts w:ascii="Times New Roman" w:hAnsi="Times New Roman" w:cs="Times New Roman"/>
          <w:vertAlign w:val="subscript"/>
        </w:rPr>
        <w:t xml:space="preserve">e </w:t>
      </w:r>
      <w:r w:rsidRPr="003F01A6">
        <w:rPr>
          <w:rFonts w:ascii="Times New Roman" w:hAnsi="Times New Roman" w:cs="Times New Roman"/>
        </w:rPr>
        <w:t xml:space="preserve">on </w:t>
      </w:r>
      <w:r w:rsidRPr="003F01A6">
        <w:rPr>
          <w:rFonts w:ascii="Times New Roman" w:hAnsi="Times New Roman" w:cs="Times New Roman"/>
          <w:i/>
        </w:rPr>
        <w:t>bi</w:t>
      </w:r>
      <w:r w:rsidRPr="003F01A6">
        <w:rPr>
          <w:rFonts w:ascii="Times New Roman" w:hAnsi="Times New Roman" w:cs="Times New Roman"/>
        </w:rPr>
        <w:t>(t) reduces. Therefore, the FFT amplitudes become closer to each other for the input patterns such as 0010 and 0001. An appreciable influence of I</w:t>
      </w:r>
      <w:r w:rsidRPr="003F01A6">
        <w:rPr>
          <w:rFonts w:ascii="Times New Roman" w:hAnsi="Times New Roman" w:cs="Times New Roman"/>
          <w:vertAlign w:val="subscript"/>
        </w:rPr>
        <w:t>e</w:t>
      </w:r>
      <w:r w:rsidRPr="003F01A6">
        <w:rPr>
          <w:rFonts w:ascii="Times New Roman" w:hAnsi="Times New Roman" w:cs="Times New Roman"/>
        </w:rPr>
        <w:t xml:space="preserve"> on </w:t>
      </w:r>
      <w:r w:rsidRPr="003F01A6">
        <w:rPr>
          <w:rFonts w:ascii="Times New Roman" w:hAnsi="Times New Roman" w:cs="Times New Roman"/>
          <w:i/>
        </w:rPr>
        <w:t>bi</w:t>
      </w:r>
      <w:r w:rsidRPr="003F01A6">
        <w:rPr>
          <w:rFonts w:ascii="Times New Roman" w:hAnsi="Times New Roman" w:cs="Times New Roman"/>
        </w:rPr>
        <w:t xml:space="preserve">(t) lasts up to </w:t>
      </w:r>
      <w:r w:rsidR="00431AF4" w:rsidRPr="003F01A6">
        <w:rPr>
          <w:rFonts w:ascii="Times New Roman" w:hAnsi="Times New Roman" w:cs="Times New Roman"/>
        </w:rPr>
        <w:t>δ =</w:t>
      </w:r>
      <w:r w:rsidRPr="003F01A6">
        <w:rPr>
          <w:rFonts w:ascii="Times New Roman" w:hAnsi="Times New Roman" w:cs="Times New Roman"/>
        </w:rPr>
        <w:t xml:space="preserve"> 20 ns and is completely lost at </w:t>
      </w:r>
      <w:r w:rsidR="00725918" w:rsidRPr="003F01A6">
        <w:rPr>
          <w:rFonts w:ascii="Times New Roman" w:hAnsi="Times New Roman" w:cs="Times New Roman"/>
        </w:rPr>
        <w:t>δ =</w:t>
      </w:r>
      <w:r w:rsidRPr="003F01A6">
        <w:rPr>
          <w:rFonts w:ascii="Times New Roman" w:hAnsi="Times New Roman" w:cs="Times New Roman"/>
        </w:rPr>
        <w:t xml:space="preserve"> 25 ns. For </w:t>
      </w:r>
      <w:r w:rsidR="00725918" w:rsidRPr="003F01A6">
        <w:rPr>
          <w:rFonts w:ascii="Times New Roman" w:hAnsi="Times New Roman" w:cs="Times New Roman"/>
        </w:rPr>
        <w:t>δ &gt;</w:t>
      </w:r>
      <w:r w:rsidRPr="003F01A6">
        <w:rPr>
          <w:rFonts w:ascii="Times New Roman" w:hAnsi="Times New Roman" w:cs="Times New Roman"/>
        </w:rPr>
        <w:t xml:space="preserve"> 25 ns, the magnetization dynamics are same as the regular pulse scheme. Thus, we can deduce that, with proper I</w:t>
      </w:r>
      <w:r w:rsidRPr="003F01A6">
        <w:rPr>
          <w:rFonts w:ascii="Times New Roman" w:hAnsi="Times New Roman" w:cs="Times New Roman"/>
          <w:vertAlign w:val="subscript"/>
        </w:rPr>
        <w:t>e</w:t>
      </w:r>
      <w:r w:rsidRPr="003F01A6">
        <w:rPr>
          <w:rFonts w:ascii="Times New Roman" w:hAnsi="Times New Roman" w:cs="Times New Roman"/>
        </w:rPr>
        <w:t xml:space="preserve"> and δ, the separation of 4-bit inputs can be </w:t>
      </w:r>
      <w:r w:rsidR="00725918" w:rsidRPr="003F01A6">
        <w:rPr>
          <w:rFonts w:ascii="Times New Roman" w:hAnsi="Times New Roman" w:cs="Times New Roman"/>
        </w:rPr>
        <w:t>optimized</w:t>
      </w:r>
      <w:r w:rsidRPr="003F01A6">
        <w:rPr>
          <w:rFonts w:ascii="Times New Roman" w:hAnsi="Times New Roman" w:cs="Times New Roman"/>
        </w:rPr>
        <w:t xml:space="preserve"> to obtain the highest possible separation at the filtered FFT amplitude. A comprehensive analysis of magnetization dynamics for various δ and I</w:t>
      </w:r>
      <w:r w:rsidRPr="003F01A6">
        <w:rPr>
          <w:rFonts w:ascii="Times New Roman" w:hAnsi="Times New Roman" w:cs="Times New Roman"/>
          <w:vertAlign w:val="subscript"/>
        </w:rPr>
        <w:t>e</w:t>
      </w:r>
      <w:r w:rsidRPr="003F01A6">
        <w:rPr>
          <w:rFonts w:ascii="Times New Roman" w:hAnsi="Times New Roman" w:cs="Times New Roman"/>
        </w:rPr>
        <w:t xml:space="preserve"> are summarized in the</w:t>
      </w:r>
      <w:r w:rsidR="00B419B1">
        <w:rPr>
          <w:rFonts w:ascii="Times New Roman" w:hAnsi="Times New Roman" w:cs="Times New Roman"/>
        </w:rPr>
        <w:t xml:space="preserve"> Supporting Figures</w:t>
      </w:r>
      <w:r w:rsidRPr="003F01A6">
        <w:rPr>
          <w:rFonts w:ascii="Times New Roman" w:hAnsi="Times New Roman" w:cs="Times New Roman"/>
        </w:rPr>
        <w:t xml:space="preserve"> S</w:t>
      </w:r>
      <w:r w:rsidR="00B419B1">
        <w:rPr>
          <w:rFonts w:ascii="Times New Roman" w:hAnsi="Times New Roman" w:cs="Times New Roman"/>
        </w:rPr>
        <w:t>6 and</w:t>
      </w:r>
      <w:r w:rsidRPr="003F01A6">
        <w:rPr>
          <w:rFonts w:ascii="Times New Roman" w:hAnsi="Times New Roman" w:cs="Times New Roman"/>
        </w:rPr>
        <w:t xml:space="preserve"> S7.</w:t>
      </w:r>
    </w:p>
    <w:p w:rsidR="00487D66" w:rsidRPr="003F01A6" w:rsidRDefault="00487D66" w:rsidP="00487D66">
      <w:pPr>
        <w:spacing w:after="0" w:line="480" w:lineRule="auto"/>
        <w:ind w:firstLine="708"/>
        <w:jc w:val="both"/>
        <w:rPr>
          <w:rFonts w:ascii="Times New Roman" w:hAnsi="Times New Roman" w:cs="Times New Roman"/>
        </w:rPr>
      </w:pPr>
    </w:p>
    <w:p w:rsidR="006C6FA7" w:rsidRDefault="006C6FA7" w:rsidP="005C066F">
      <w:pPr>
        <w:pStyle w:val="Head1"/>
      </w:pPr>
      <w:r w:rsidRPr="003F01A6">
        <w:t>The MNIST handwritten digit classification</w:t>
      </w:r>
    </w:p>
    <w:p w:rsidR="006C6FA7" w:rsidRPr="003F01A6" w:rsidRDefault="006C6FA7" w:rsidP="00C81664">
      <w:pPr>
        <w:spacing w:after="0" w:line="480" w:lineRule="auto"/>
        <w:ind w:firstLine="709"/>
        <w:jc w:val="both"/>
        <w:rPr>
          <w:rFonts w:ascii="Times New Roman" w:hAnsi="Times New Roman" w:cs="Times New Roman"/>
        </w:rPr>
      </w:pPr>
      <w:r w:rsidRPr="003F01A6">
        <w:rPr>
          <w:rFonts w:ascii="Times New Roman" w:hAnsi="Times New Roman" w:cs="Times New Roman"/>
        </w:rPr>
        <w:t>Finally, the SHO device with the modified pulse scheme is evaluated for the classification of handwritten digits with the Modified National Institute of Standards and Technology (MNIST) handwritten database</w:t>
      </w:r>
      <w:r w:rsidR="00725918" w:rsidRPr="003F01A6">
        <w:rPr>
          <w:rFonts w:ascii="Times New Roman" w:hAnsi="Times New Roman" w:cs="Times New Roman"/>
          <w:noProof/>
          <w:vertAlign w:val="superscript"/>
        </w:rPr>
        <w:t>55</w:t>
      </w:r>
      <w:r w:rsidRPr="003F01A6">
        <w:rPr>
          <w:rFonts w:ascii="Times New Roman" w:hAnsi="Times New Roman" w:cs="Times New Roman"/>
        </w:rPr>
        <w:t>.</w:t>
      </w:r>
      <w:r w:rsidR="00725918" w:rsidRPr="003F01A6">
        <w:rPr>
          <w:rFonts w:ascii="Times New Roman" w:hAnsi="Times New Roman" w:cs="Times New Roman"/>
        </w:rPr>
        <w:t xml:space="preserve"> T</w:t>
      </w:r>
      <w:r w:rsidRPr="003F01A6">
        <w:rPr>
          <w:rFonts w:ascii="Times New Roman" w:hAnsi="Times New Roman" w:cs="Times New Roman"/>
        </w:rPr>
        <w:t>he database contains 60000 training and 10000 testing images of digits 0 to 9. The assumed model network for classification is illustrated in the Fig</w:t>
      </w:r>
      <w:r w:rsidR="005B44CF">
        <w:rPr>
          <w:rFonts w:ascii="Times New Roman" w:hAnsi="Times New Roman" w:cs="Times New Roman"/>
        </w:rPr>
        <w:t>.</w:t>
      </w:r>
      <w:r w:rsidRPr="003F01A6">
        <w:rPr>
          <w:rFonts w:ascii="Times New Roman" w:hAnsi="Times New Roman" w:cs="Times New Roman"/>
        </w:rPr>
        <w:t xml:space="preserve"> 6a, containing an input layer, the SHO layer and a readout layer. In the input layer, the images are preprocessed such that each of the original 28 </w:t>
      </w:r>
      <w:r w:rsidRPr="003F01A6">
        <w:rPr>
          <w:rFonts w:ascii="Cambria Math" w:hAnsi="Cambria Math" w:cs="Cambria Math"/>
        </w:rPr>
        <w:t>⨯</w:t>
      </w:r>
      <w:r w:rsidRPr="003F01A6">
        <w:rPr>
          <w:rFonts w:ascii="Times New Roman" w:hAnsi="Times New Roman" w:cs="Times New Roman"/>
        </w:rPr>
        <w:t xml:space="preserve"> 28 pixel images are converted into binary valued pixels where 1 represents the white pixel and 0 represents black pixel. In the SHO layer, each of the 4-bit inputs are encoded and fed as the modified pulse scheme with IP</w:t>
      </w:r>
      <w:r w:rsidRPr="003F01A6">
        <w:rPr>
          <w:rFonts w:ascii="Times New Roman" w:hAnsi="Times New Roman" w:cs="Times New Roman"/>
          <w:vertAlign w:val="subscript"/>
        </w:rPr>
        <w:t>1</w:t>
      </w:r>
      <w:r w:rsidRPr="003F01A6">
        <w:rPr>
          <w:rFonts w:ascii="Times New Roman" w:hAnsi="Times New Roman" w:cs="Times New Roman"/>
        </w:rPr>
        <w:t xml:space="preserve"> parameters. The output of the SHO layer is collected as the filtered FFT amplitude at 9.0 GHz as discussed in the previous section. </w:t>
      </w:r>
      <w:r w:rsidRPr="003F01A6">
        <w:rPr>
          <w:rFonts w:ascii="Times New Roman" w:hAnsi="Times New Roman" w:cs="Times New Roman"/>
          <w:vertAlign w:val="subscript"/>
        </w:rPr>
        <w:t xml:space="preserve"> </w:t>
      </w:r>
      <w:r w:rsidRPr="003F01A6">
        <w:rPr>
          <w:rFonts w:ascii="Times New Roman" w:hAnsi="Times New Roman" w:cs="Times New Roman"/>
        </w:rPr>
        <w:t>A fully connected single layer perceptron based on linear regression is chosen for read-out layer training and classification of the handwritten digits. The classification results are compared with a single layer linear regression network without the SHO layer in which the inputs are 4-bit sliced binary values. The impact of the SHO layer for the classification task can be seen with the use of weight vectors color maps after the training process, in Fig</w:t>
      </w:r>
      <w:r w:rsidR="005B44CF">
        <w:rPr>
          <w:rFonts w:ascii="Times New Roman" w:hAnsi="Times New Roman" w:cs="Times New Roman"/>
        </w:rPr>
        <w:t>s.</w:t>
      </w:r>
      <w:r w:rsidRPr="003F01A6">
        <w:rPr>
          <w:rFonts w:ascii="Times New Roman" w:hAnsi="Times New Roman" w:cs="Times New Roman"/>
        </w:rPr>
        <w:t xml:space="preserve"> 6b and 6c. Figure 6b shows the weight vector matrix that consists of 7860 elements for the classifier without SHO, and Fig</w:t>
      </w:r>
      <w:r w:rsidR="005B44CF">
        <w:rPr>
          <w:rFonts w:ascii="Times New Roman" w:hAnsi="Times New Roman" w:cs="Times New Roman"/>
        </w:rPr>
        <w:t xml:space="preserve">. </w:t>
      </w:r>
      <w:r w:rsidRPr="003F01A6">
        <w:rPr>
          <w:rFonts w:ascii="Times New Roman" w:hAnsi="Times New Roman" w:cs="Times New Roman"/>
        </w:rPr>
        <w:t>6c shows the weight vector matrix for classifier with SHO that contains 1960 elements. Due to the nonlinear dynamics of the SHO layer and ability to separate 4-bit input patterns, only 196 input features are required as input for the read-out layer. This shows the reduction of processing data by 4 times, when using the SHO layer.</w:t>
      </w:r>
    </w:p>
    <w:p w:rsidR="006C6FA7" w:rsidRDefault="006C6FA7" w:rsidP="00C81664">
      <w:pPr>
        <w:spacing w:after="0" w:line="480" w:lineRule="auto"/>
        <w:ind w:firstLine="709"/>
        <w:jc w:val="both"/>
        <w:rPr>
          <w:rFonts w:ascii="Times New Roman" w:hAnsi="Times New Roman" w:cs="Times New Roman"/>
        </w:rPr>
      </w:pPr>
      <w:r w:rsidRPr="003F01A6">
        <w:rPr>
          <w:rFonts w:ascii="Times New Roman" w:hAnsi="Times New Roman" w:cs="Times New Roman"/>
        </w:rPr>
        <w:t xml:space="preserve">The MNIST handwritten digit classification accuracy is evaluated as the ratio of the total number of correctly classified digits to the total number of digits. The classification accuracy of the network with the SHO layer for a testing of 10000 images is </w:t>
      </w:r>
      <w:r w:rsidRPr="008F3302">
        <w:rPr>
          <w:rFonts w:ascii="Times New Roman" w:hAnsi="Times New Roman" w:cs="Times New Roman"/>
        </w:rPr>
        <w:t xml:space="preserve">83.1%. </w:t>
      </w:r>
      <w:r w:rsidRPr="003F01A6">
        <w:rPr>
          <w:rFonts w:ascii="Times New Roman" w:hAnsi="Times New Roman" w:cs="Times New Roman"/>
        </w:rPr>
        <w:t>The confusion matrix (predicted vs true digit) in Fig</w:t>
      </w:r>
      <w:r w:rsidR="005B44CF">
        <w:rPr>
          <w:rFonts w:ascii="Times New Roman" w:hAnsi="Times New Roman" w:cs="Times New Roman"/>
        </w:rPr>
        <w:t xml:space="preserve">. </w:t>
      </w:r>
      <w:r w:rsidRPr="003F01A6">
        <w:rPr>
          <w:rFonts w:ascii="Times New Roman" w:hAnsi="Times New Roman" w:cs="Times New Roman"/>
        </w:rPr>
        <w:t>6d shows the success of classification in a color map for the modified pulse scheme IP</w:t>
      </w:r>
      <w:r w:rsidRPr="003F01A6">
        <w:rPr>
          <w:rFonts w:ascii="Times New Roman" w:hAnsi="Times New Roman" w:cs="Times New Roman"/>
          <w:vertAlign w:val="subscript"/>
        </w:rPr>
        <w:t>1</w:t>
      </w:r>
      <w:r w:rsidRPr="003F01A6">
        <w:rPr>
          <w:rFonts w:ascii="Times New Roman" w:hAnsi="Times New Roman" w:cs="Times New Roman"/>
        </w:rPr>
        <w:t xml:space="preserve">. The least </w:t>
      </w:r>
      <w:r w:rsidR="00725918" w:rsidRPr="003F01A6">
        <w:rPr>
          <w:rFonts w:ascii="Times New Roman" w:hAnsi="Times New Roman" w:cs="Times New Roman"/>
        </w:rPr>
        <w:t>successfully</w:t>
      </w:r>
      <w:r w:rsidRPr="003F01A6">
        <w:rPr>
          <w:rFonts w:ascii="Times New Roman" w:hAnsi="Times New Roman" w:cs="Times New Roman"/>
        </w:rPr>
        <w:t xml:space="preserve"> classified digit is digit 5, which affects the overall success rate. The accuracy without SHO by 4-bit slicing is 85.0% (not shown here). Moreover, we tested the classification accuracies with a computationally intense weight training method called gradient descent based on logistic regression, and achieved classification accuracies of 89.2% and 91.7 % with (</w:t>
      </w:r>
      <w:r w:rsidRPr="003F01A6">
        <w:rPr>
          <w:rFonts w:ascii="Times New Roman" w:hAnsi="Times New Roman" w:cs="Times New Roman"/>
          <w:i/>
        </w:rPr>
        <w:t>n</w:t>
      </w:r>
      <w:r w:rsidRPr="003F01A6">
        <w:rPr>
          <w:rFonts w:ascii="Times New Roman" w:hAnsi="Times New Roman" w:cs="Times New Roman"/>
        </w:rPr>
        <w:t xml:space="preserve"> = </w:t>
      </w:r>
      <w:r w:rsidR="00725918" w:rsidRPr="003F01A6">
        <w:rPr>
          <w:rFonts w:ascii="Times New Roman" w:hAnsi="Times New Roman" w:cs="Times New Roman"/>
        </w:rPr>
        <w:t>4) and</w:t>
      </w:r>
      <w:r w:rsidRPr="003F01A6">
        <w:rPr>
          <w:rFonts w:ascii="Times New Roman" w:hAnsi="Times New Roman" w:cs="Times New Roman"/>
        </w:rPr>
        <w:t xml:space="preserve"> without (</w:t>
      </w:r>
      <w:r w:rsidRPr="003F01A6">
        <w:rPr>
          <w:rFonts w:ascii="Times New Roman" w:hAnsi="Times New Roman" w:cs="Times New Roman"/>
          <w:i/>
        </w:rPr>
        <w:t>n</w:t>
      </w:r>
      <w:r w:rsidRPr="003F01A6">
        <w:rPr>
          <w:rFonts w:ascii="Times New Roman" w:hAnsi="Times New Roman" w:cs="Times New Roman"/>
        </w:rPr>
        <w:t xml:space="preserve"> = 1) the SHO layer, respectively. Figure </w:t>
      </w:r>
      <w:r w:rsidR="005B44CF">
        <w:rPr>
          <w:rFonts w:ascii="Times New Roman" w:hAnsi="Times New Roman" w:cs="Times New Roman"/>
        </w:rPr>
        <w:t>6</w:t>
      </w:r>
      <w:r w:rsidRPr="003F01A6">
        <w:rPr>
          <w:rFonts w:ascii="Times New Roman" w:hAnsi="Times New Roman" w:cs="Times New Roman"/>
        </w:rPr>
        <w:t xml:space="preserve">e shows the classification accuracies for </w:t>
      </w:r>
      <w:r w:rsidRPr="003F01A6">
        <w:rPr>
          <w:rFonts w:ascii="Times New Roman" w:hAnsi="Times New Roman" w:cs="Times New Roman"/>
          <w:i/>
        </w:rPr>
        <w:t>n</w:t>
      </w:r>
      <w:r w:rsidRPr="003F01A6">
        <w:rPr>
          <w:rFonts w:ascii="Times New Roman" w:hAnsi="Times New Roman" w:cs="Times New Roman"/>
        </w:rPr>
        <w:t>-bit quantization without SHO (</w:t>
      </w:r>
      <w:r w:rsidRPr="003F01A6">
        <w:rPr>
          <w:rFonts w:ascii="Times New Roman" w:hAnsi="Times New Roman" w:cs="Times New Roman"/>
          <w:i/>
        </w:rPr>
        <w:t>n</w:t>
      </w:r>
      <w:r w:rsidRPr="003F01A6">
        <w:rPr>
          <w:rFonts w:ascii="Times New Roman" w:hAnsi="Times New Roman" w:cs="Times New Roman"/>
        </w:rPr>
        <w:t xml:space="preserve"> =1) and with SHO (</w:t>
      </w:r>
      <w:r w:rsidRPr="003F01A6">
        <w:rPr>
          <w:rFonts w:ascii="Times New Roman" w:hAnsi="Times New Roman" w:cs="Times New Roman"/>
          <w:i/>
        </w:rPr>
        <w:t>n</w:t>
      </w:r>
      <w:r w:rsidRPr="003F01A6">
        <w:rPr>
          <w:rFonts w:ascii="Times New Roman" w:hAnsi="Times New Roman" w:cs="Times New Roman"/>
        </w:rPr>
        <w:t xml:space="preserve"> = 2,3,4) under the modified pulse scheme for linear and gradient descent training methods. An accuracy </w:t>
      </w:r>
      <w:r w:rsidR="001E038A" w:rsidRPr="003F01A6">
        <w:rPr>
          <w:rFonts w:ascii="Times New Roman" w:hAnsi="Times New Roman" w:cs="Times New Roman"/>
        </w:rPr>
        <w:t>decreases</w:t>
      </w:r>
      <w:r w:rsidRPr="003F01A6">
        <w:rPr>
          <w:rFonts w:ascii="Times New Roman" w:hAnsi="Times New Roman" w:cs="Times New Roman"/>
        </w:rPr>
        <w:t xml:space="preserve"> of only 2% is observed in both the training methods for classification with SHO which shows that the simple linear training process can be utilized. The line plot corresponding to the left y axis shows the number of weight elements required for each training for </w:t>
      </w:r>
      <w:r w:rsidRPr="003F01A6">
        <w:rPr>
          <w:rFonts w:ascii="Times New Roman" w:hAnsi="Times New Roman" w:cs="Times New Roman"/>
          <w:i/>
        </w:rPr>
        <w:t>n</w:t>
      </w:r>
      <w:r w:rsidRPr="003F01A6">
        <w:rPr>
          <w:rFonts w:ascii="Times New Roman" w:hAnsi="Times New Roman" w:cs="Times New Roman"/>
        </w:rPr>
        <w:t>-bit data. The SHO based weight elements for 2-bit data is 3920 and that for 4-bit data is 1960 and the corresponding accuracies are 84.6 % and 83.1% (linear regression), respectively. Hence the data reduction does not affect the classification accuracy significantly and the SHO can be successfully utilized for 4-bit classification with reduced number of computing elements in the read-out layer.</w:t>
      </w:r>
    </w:p>
    <w:p w:rsidR="000E168A" w:rsidRPr="003F01A6" w:rsidRDefault="000E168A" w:rsidP="000E168A">
      <w:pPr>
        <w:spacing w:after="0" w:line="480" w:lineRule="auto"/>
        <w:ind w:firstLine="709"/>
        <w:jc w:val="both"/>
        <w:rPr>
          <w:rFonts w:ascii="Times New Roman" w:hAnsi="Times New Roman" w:cs="Times New Roman"/>
        </w:rPr>
      </w:pPr>
    </w:p>
    <w:p w:rsidR="006C6FA7" w:rsidRPr="003F01A6" w:rsidRDefault="006C6FA7" w:rsidP="00C81664">
      <w:pPr>
        <w:spacing w:beforeLines="50" w:before="120" w:afterLines="50" w:after="120" w:line="480" w:lineRule="auto"/>
        <w:jc w:val="both"/>
        <w:rPr>
          <w:rFonts w:ascii="Times New Roman" w:hAnsi="Times New Roman" w:cs="Times New Roman"/>
          <w:b/>
          <w:sz w:val="26"/>
          <w:szCs w:val="26"/>
        </w:rPr>
      </w:pPr>
      <w:r w:rsidRPr="003F01A6">
        <w:rPr>
          <w:rFonts w:ascii="Times New Roman" w:hAnsi="Times New Roman" w:cs="Times New Roman"/>
          <w:b/>
          <w:sz w:val="26"/>
          <w:szCs w:val="26"/>
        </w:rPr>
        <w:t>Conclusion</w:t>
      </w:r>
    </w:p>
    <w:p w:rsidR="006C6FA7" w:rsidRDefault="006C6FA7" w:rsidP="005C066F">
      <w:pPr>
        <w:pStyle w:val="Head1"/>
        <w:spacing w:line="480" w:lineRule="auto"/>
        <w:ind w:firstLine="720"/>
        <w:jc w:val="both"/>
        <w:rPr>
          <w:b w:val="0"/>
        </w:rPr>
      </w:pPr>
      <w:r w:rsidRPr="003F01A6">
        <w:rPr>
          <w:b w:val="0"/>
        </w:rPr>
        <w:t>In this study, a single spin Hall oscillator capable of real-time classification of sixteen different binary 4-bit patterns (0000 to 1111) distinctly was demonstrated. Control and tuning of intrinsic magnetization oscillations of the spin Hall oscillator were performed by modifying an input digit pulse pattern. The performance of the sample was tested with the standard MNIST handwritten digit data set classification and achieved an accuracy of 83.1% with linear training network and reduced output layer computations. Hence, these results are expected to provide an insight into the controlling and tuning of spintronic oscillators for real time and on-device neuromorphic computations.</w:t>
      </w:r>
    </w:p>
    <w:p w:rsidR="00C81664" w:rsidRDefault="00C81664" w:rsidP="005C066F">
      <w:pPr>
        <w:pStyle w:val="Head1"/>
        <w:spacing w:line="480" w:lineRule="auto"/>
        <w:ind w:firstLine="720"/>
        <w:jc w:val="both"/>
        <w:rPr>
          <w:b w:val="0"/>
        </w:rPr>
      </w:pPr>
    </w:p>
    <w:p w:rsidR="00725918" w:rsidRPr="003F01A6" w:rsidRDefault="00725918" w:rsidP="005C066F">
      <w:pPr>
        <w:pStyle w:val="Head1"/>
        <w:spacing w:line="480" w:lineRule="auto"/>
        <w:jc w:val="both"/>
        <w:rPr>
          <w:sz w:val="26"/>
          <w:szCs w:val="26"/>
        </w:rPr>
      </w:pPr>
      <w:r w:rsidRPr="003F01A6">
        <w:rPr>
          <w:sz w:val="26"/>
          <w:szCs w:val="26"/>
        </w:rPr>
        <w:t xml:space="preserve">Methods </w:t>
      </w:r>
    </w:p>
    <w:p w:rsidR="00725918" w:rsidRPr="003F01A6" w:rsidRDefault="00725918" w:rsidP="005C066F">
      <w:pPr>
        <w:pStyle w:val="Head2"/>
      </w:pPr>
      <w:r w:rsidRPr="003F01A6">
        <w:t>Micromagnetic simulations</w:t>
      </w:r>
    </w:p>
    <w:p w:rsidR="00725918" w:rsidRPr="003F01A6" w:rsidRDefault="00725918" w:rsidP="005C066F">
      <w:pPr>
        <w:spacing w:line="480" w:lineRule="auto"/>
        <w:ind w:firstLine="708"/>
        <w:jc w:val="both"/>
        <w:rPr>
          <w:rFonts w:ascii="Times New Roman" w:hAnsi="Times New Roman" w:cs="Times New Roman"/>
        </w:rPr>
      </w:pPr>
      <w:r w:rsidRPr="003F01A6">
        <w:rPr>
          <w:rFonts w:ascii="Times New Roman" w:hAnsi="Times New Roman" w:cs="Times New Roman"/>
        </w:rPr>
        <w:t>The micromagnetic simulations were carried out using LLG micromagnetic simulator in the frame work of a single domain model</w:t>
      </w:r>
      <w:r w:rsidRPr="003F01A6">
        <w:rPr>
          <w:rFonts w:ascii="Times New Roman" w:hAnsi="Times New Roman" w:cs="Times New Roman"/>
          <w:noProof/>
          <w:vertAlign w:val="superscript"/>
        </w:rPr>
        <w:t>56–58</w:t>
      </w:r>
      <w:r w:rsidRPr="003F01A6">
        <w:rPr>
          <w:rFonts w:ascii="Times New Roman" w:hAnsi="Times New Roman" w:cs="Times New Roman"/>
        </w:rPr>
        <w:t xml:space="preserve">. The temporal dynamics of the ferromagnetic layer was solved by the Landau-Lifshitz-Gilbert (LLG) equation with spin transfer torque term,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725918" w:rsidRPr="003F01A6" w:rsidTr="000C3307">
        <w:trPr>
          <w:jc w:val="center"/>
        </w:trPr>
        <w:tc>
          <w:tcPr>
            <w:tcW w:w="350" w:type="pct"/>
          </w:tcPr>
          <w:p w:rsidR="00725918" w:rsidRPr="003F01A6" w:rsidRDefault="00725918" w:rsidP="005C066F">
            <w:pPr>
              <w:spacing w:line="480" w:lineRule="auto"/>
              <w:jc w:val="both"/>
            </w:pPr>
          </w:p>
        </w:tc>
        <w:tc>
          <w:tcPr>
            <w:tcW w:w="4300" w:type="pct"/>
            <w:hideMark/>
          </w:tcPr>
          <w:p w:rsidR="00725918" w:rsidRPr="003F01A6" w:rsidRDefault="008C7521" w:rsidP="005C066F">
            <w:pPr>
              <w:pStyle w:val="Caption"/>
              <w:spacing w:line="480" w:lineRule="auto"/>
              <w:jc w:val="center"/>
              <w:rPr>
                <w:i w:val="0"/>
                <w:color w:val="auto"/>
              </w:rPr>
            </w:pPr>
            <m:oMathPara>
              <m:oMath>
                <m:f>
                  <m:fPr>
                    <m:ctrlPr>
                      <w:rPr>
                        <w:rFonts w:ascii="Cambria Math" w:hAnsi="Cambria Math"/>
                        <w:i w:val="0"/>
                        <w:color w:val="auto"/>
                        <w:sz w:val="24"/>
                        <w:szCs w:val="24"/>
                      </w:rPr>
                    </m:ctrlPr>
                  </m:fPr>
                  <m:num>
                    <m:r>
                      <w:rPr>
                        <w:rFonts w:ascii="Cambria Math" w:hAnsi="Cambria Math"/>
                        <w:color w:val="auto"/>
                        <w:sz w:val="24"/>
                        <w:szCs w:val="24"/>
                      </w:rPr>
                      <m:t>d</m:t>
                    </m:r>
                    <m:acc>
                      <m:accPr>
                        <m:ctrlPr>
                          <w:rPr>
                            <w:rFonts w:ascii="Cambria Math" w:hAnsi="Cambria Math"/>
                            <w:b/>
                            <w:i w:val="0"/>
                            <w:color w:val="auto"/>
                            <w:sz w:val="24"/>
                            <w:szCs w:val="24"/>
                          </w:rPr>
                        </m:ctrlPr>
                      </m:accPr>
                      <m:e>
                        <m:r>
                          <m:rPr>
                            <m:sty m:val="bi"/>
                          </m:rPr>
                          <w:rPr>
                            <w:rFonts w:ascii="Cambria Math" w:hAnsi="Cambria Math"/>
                            <w:color w:val="auto"/>
                            <w:sz w:val="24"/>
                            <w:szCs w:val="24"/>
                          </w:rPr>
                          <m:t>m</m:t>
                        </m:r>
                      </m:e>
                    </m:acc>
                  </m:num>
                  <m:den>
                    <m:r>
                      <w:rPr>
                        <w:rFonts w:ascii="Cambria Math" w:hAnsi="Cambria Math"/>
                        <w:color w:val="auto"/>
                        <w:sz w:val="24"/>
                        <w:szCs w:val="24"/>
                      </w:rPr>
                      <m:t>dt</m:t>
                    </m:r>
                  </m:den>
                </m:f>
                <m:r>
                  <w:rPr>
                    <w:rFonts w:ascii="Cambria Math" w:hAnsi="Cambria Math"/>
                    <w:color w:val="auto"/>
                    <w:sz w:val="24"/>
                    <w:szCs w:val="24"/>
                  </w:rPr>
                  <m:t>=-γ</m:t>
                </m:r>
                <m:acc>
                  <m:accPr>
                    <m:ctrlPr>
                      <w:rPr>
                        <w:rFonts w:ascii="Cambria Math" w:hAnsi="Cambria Math"/>
                        <w:b/>
                        <w:i w:val="0"/>
                        <w:color w:val="auto"/>
                        <w:sz w:val="24"/>
                        <w:szCs w:val="24"/>
                      </w:rPr>
                    </m:ctrlPr>
                  </m:accPr>
                  <m:e>
                    <m:r>
                      <m:rPr>
                        <m:sty m:val="bi"/>
                      </m:rPr>
                      <w:rPr>
                        <w:rFonts w:ascii="Cambria Math" w:hAnsi="Cambria Math"/>
                        <w:color w:val="auto"/>
                        <w:sz w:val="24"/>
                        <w:szCs w:val="24"/>
                      </w:rPr>
                      <m:t>m</m:t>
                    </m:r>
                  </m:e>
                </m:acc>
                <m:r>
                  <w:rPr>
                    <w:rFonts w:ascii="Cambria Math" w:hAnsi="Cambria Math"/>
                    <w:color w:val="auto"/>
                    <w:sz w:val="24"/>
                    <w:szCs w:val="24"/>
                  </w:rPr>
                  <m:t>×</m:t>
                </m:r>
                <m:sSub>
                  <m:sSubPr>
                    <m:ctrlPr>
                      <w:rPr>
                        <w:rFonts w:ascii="Cambria Math" w:hAnsi="Cambria Math"/>
                        <w:i w:val="0"/>
                        <w:color w:val="auto"/>
                        <w:sz w:val="24"/>
                        <w:szCs w:val="24"/>
                      </w:rPr>
                    </m:ctrlPr>
                  </m:sSubPr>
                  <m:e>
                    <m:r>
                      <w:rPr>
                        <w:rFonts w:ascii="Cambria Math" w:hAnsi="Cambria Math"/>
                        <w:color w:val="auto"/>
                        <w:sz w:val="24"/>
                        <w:szCs w:val="24"/>
                      </w:rPr>
                      <m:t>μ</m:t>
                    </m:r>
                  </m:e>
                  <m:sub>
                    <m:r>
                      <w:rPr>
                        <w:rFonts w:ascii="Cambria Math" w:hAnsi="Cambria Math"/>
                        <w:color w:val="auto"/>
                        <w:sz w:val="24"/>
                        <w:szCs w:val="24"/>
                      </w:rPr>
                      <m:t>0</m:t>
                    </m:r>
                  </m:sub>
                </m:sSub>
                <m:sSub>
                  <m:sSubPr>
                    <m:ctrlPr>
                      <w:rPr>
                        <w:rFonts w:ascii="Cambria Math" w:hAnsi="Cambria Math"/>
                        <w:i w:val="0"/>
                        <w:color w:val="auto"/>
                        <w:sz w:val="24"/>
                        <w:szCs w:val="24"/>
                      </w:rPr>
                    </m:ctrlPr>
                  </m:sSubPr>
                  <m:e>
                    <m:r>
                      <m:rPr>
                        <m:sty m:val="bi"/>
                      </m:rPr>
                      <w:rPr>
                        <w:rFonts w:ascii="Cambria Math" w:hAnsi="Cambria Math"/>
                        <w:color w:val="auto"/>
                        <w:sz w:val="24"/>
                        <w:szCs w:val="24"/>
                      </w:rPr>
                      <m:t>H</m:t>
                    </m:r>
                  </m:e>
                  <m:sub>
                    <m:r>
                      <w:rPr>
                        <w:rFonts w:ascii="Cambria Math" w:hAnsi="Cambria Math"/>
                        <w:color w:val="auto"/>
                        <w:sz w:val="24"/>
                        <w:szCs w:val="24"/>
                      </w:rPr>
                      <m:t>eff</m:t>
                    </m:r>
                  </m:sub>
                </m:sSub>
                <m:r>
                  <w:rPr>
                    <w:rFonts w:ascii="Cambria Math" w:hAnsi="Cambria Math"/>
                    <w:color w:val="auto"/>
                    <w:sz w:val="24"/>
                    <w:szCs w:val="24"/>
                  </w:rPr>
                  <m:t>+α</m:t>
                </m:r>
                <m:acc>
                  <m:accPr>
                    <m:ctrlPr>
                      <w:rPr>
                        <w:rFonts w:ascii="Cambria Math" w:hAnsi="Cambria Math"/>
                        <w:b/>
                        <w:i w:val="0"/>
                        <w:color w:val="auto"/>
                        <w:sz w:val="24"/>
                        <w:szCs w:val="24"/>
                      </w:rPr>
                    </m:ctrlPr>
                  </m:accPr>
                  <m:e>
                    <m:r>
                      <m:rPr>
                        <m:sty m:val="bi"/>
                      </m:rPr>
                      <w:rPr>
                        <w:rFonts w:ascii="Cambria Math" w:hAnsi="Cambria Math"/>
                        <w:color w:val="auto"/>
                        <w:sz w:val="24"/>
                        <w:szCs w:val="24"/>
                      </w:rPr>
                      <m:t>m</m:t>
                    </m:r>
                  </m:e>
                </m:acc>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d</m:t>
                    </m:r>
                    <m:acc>
                      <m:accPr>
                        <m:ctrlPr>
                          <w:rPr>
                            <w:rFonts w:ascii="Cambria Math" w:hAnsi="Cambria Math"/>
                            <w:b/>
                            <w:i w:val="0"/>
                            <w:color w:val="auto"/>
                            <w:sz w:val="24"/>
                            <w:szCs w:val="24"/>
                          </w:rPr>
                        </m:ctrlPr>
                      </m:accPr>
                      <m:e>
                        <m:r>
                          <m:rPr>
                            <m:sty m:val="bi"/>
                          </m:rPr>
                          <w:rPr>
                            <w:rFonts w:ascii="Cambria Math" w:hAnsi="Cambria Math"/>
                            <w:color w:val="auto"/>
                            <w:sz w:val="24"/>
                            <w:szCs w:val="24"/>
                          </w:rPr>
                          <m:t>m</m:t>
                        </m:r>
                      </m:e>
                    </m:acc>
                  </m:num>
                  <m:den>
                    <m:r>
                      <w:rPr>
                        <w:rFonts w:ascii="Cambria Math" w:hAnsi="Cambria Math"/>
                        <w:color w:val="auto"/>
                        <w:sz w:val="24"/>
                        <w:szCs w:val="24"/>
                      </w:rPr>
                      <m:t>dt</m:t>
                    </m:r>
                  </m:den>
                </m:f>
                <m:r>
                  <w:rPr>
                    <w:rFonts w:ascii="Cambria Math" w:hAnsi="Cambria Math"/>
                    <w:color w:val="auto"/>
                    <w:sz w:val="24"/>
                    <w:szCs w:val="24"/>
                  </w:rPr>
                  <m:t>-γ</m:t>
                </m:r>
                <m:f>
                  <m:fPr>
                    <m:ctrlPr>
                      <w:rPr>
                        <w:rFonts w:ascii="Cambria Math" w:hAnsi="Cambria Math"/>
                        <w:i w:val="0"/>
                        <w:color w:val="auto"/>
                        <w:sz w:val="24"/>
                        <w:szCs w:val="24"/>
                      </w:rPr>
                    </m:ctrlPr>
                  </m:fPr>
                  <m:num>
                    <m:r>
                      <w:rPr>
                        <w:rFonts w:ascii="Cambria Math" w:hAnsi="Cambria Math"/>
                        <w:color w:val="auto"/>
                        <w:sz w:val="24"/>
                        <w:szCs w:val="24"/>
                      </w:rPr>
                      <m:t>ℏ</m:t>
                    </m:r>
                  </m:num>
                  <m:den>
                    <m:r>
                      <w:rPr>
                        <w:rFonts w:ascii="Cambria Math" w:hAnsi="Cambria Math"/>
                        <w:color w:val="auto"/>
                        <w:sz w:val="24"/>
                        <w:szCs w:val="24"/>
                      </w:rPr>
                      <m:t>2</m:t>
                    </m:r>
                    <m:d>
                      <m:dPr>
                        <m:begChr m:val="|"/>
                        <m:endChr m:val="|"/>
                        <m:ctrlPr>
                          <w:rPr>
                            <w:rFonts w:ascii="Cambria Math" w:hAnsi="Cambria Math"/>
                            <w:i w:val="0"/>
                            <w:color w:val="auto"/>
                            <w:sz w:val="24"/>
                            <w:szCs w:val="24"/>
                          </w:rPr>
                        </m:ctrlPr>
                      </m:dPr>
                      <m:e>
                        <m:r>
                          <w:rPr>
                            <w:rFonts w:ascii="Cambria Math" w:hAnsi="Cambria Math"/>
                            <w:color w:val="auto"/>
                            <w:sz w:val="24"/>
                            <w:szCs w:val="24"/>
                          </w:rPr>
                          <m:t>e</m:t>
                        </m:r>
                      </m:e>
                    </m:d>
                  </m:den>
                </m:f>
                <m:f>
                  <m:fPr>
                    <m:ctrlPr>
                      <w:rPr>
                        <w:rFonts w:ascii="Cambria Math" w:hAnsi="Cambria Math"/>
                        <w:i w:val="0"/>
                        <w:color w:val="auto"/>
                        <w:sz w:val="24"/>
                        <w:szCs w:val="24"/>
                      </w:rPr>
                    </m:ctrlPr>
                  </m:fPr>
                  <m:num>
                    <m:sSub>
                      <m:sSubPr>
                        <m:ctrlPr>
                          <w:rPr>
                            <w:rFonts w:ascii="Cambria Math" w:hAnsi="Cambria Math"/>
                            <w:i w:val="0"/>
                            <w:color w:val="auto"/>
                            <w:sz w:val="24"/>
                            <w:szCs w:val="24"/>
                          </w:rPr>
                        </m:ctrlPr>
                      </m:sSubPr>
                      <m:e>
                        <m:r>
                          <w:rPr>
                            <w:rFonts w:ascii="Cambria Math" w:hAnsi="Cambria Math"/>
                            <w:color w:val="auto"/>
                            <w:sz w:val="24"/>
                            <w:szCs w:val="24"/>
                          </w:rPr>
                          <m:t>θ</m:t>
                        </m:r>
                      </m:e>
                      <m:sub>
                        <m:r>
                          <w:rPr>
                            <w:rFonts w:ascii="Cambria Math" w:hAnsi="Cambria Math"/>
                            <w:color w:val="auto"/>
                            <w:sz w:val="24"/>
                            <w:szCs w:val="24"/>
                          </w:rPr>
                          <m:t>SH</m:t>
                        </m:r>
                      </m:sub>
                    </m:sSub>
                    <m:r>
                      <w:rPr>
                        <w:rFonts w:ascii="Cambria Math" w:hAnsi="Cambria Math"/>
                        <w:color w:val="auto"/>
                        <w:sz w:val="24"/>
                        <w:szCs w:val="24"/>
                      </w:rPr>
                      <m:t xml:space="preserve"> </m:t>
                    </m:r>
                    <m:d>
                      <m:dPr>
                        <m:begChr m:val="|"/>
                        <m:endChr m:val="|"/>
                        <m:ctrlPr>
                          <w:rPr>
                            <w:rFonts w:ascii="Cambria Math" w:hAnsi="Cambria Math"/>
                            <w:i w:val="0"/>
                            <w:color w:val="auto"/>
                            <w:sz w:val="24"/>
                            <w:szCs w:val="24"/>
                          </w:rPr>
                        </m:ctrlPr>
                      </m:dPr>
                      <m:e>
                        <m:sSub>
                          <m:sSubPr>
                            <m:ctrlPr>
                              <w:rPr>
                                <w:rFonts w:ascii="Cambria Math" w:hAnsi="Cambria Math"/>
                                <w:i w:val="0"/>
                                <w:color w:val="auto"/>
                                <w:sz w:val="24"/>
                                <w:szCs w:val="24"/>
                              </w:rPr>
                            </m:ctrlPr>
                          </m:sSubPr>
                          <m:e>
                            <m:r>
                              <w:rPr>
                                <w:rFonts w:ascii="Cambria Math" w:hAnsi="Cambria Math"/>
                                <w:color w:val="auto"/>
                                <w:sz w:val="24"/>
                                <w:szCs w:val="24"/>
                              </w:rPr>
                              <m:t>j</m:t>
                            </m:r>
                          </m:e>
                          <m:sub>
                            <m:r>
                              <w:rPr>
                                <w:rFonts w:ascii="Cambria Math" w:hAnsi="Cambria Math"/>
                                <w:color w:val="auto"/>
                                <w:sz w:val="24"/>
                                <w:szCs w:val="24"/>
                              </w:rPr>
                              <m:t>c</m:t>
                            </m:r>
                          </m:sub>
                        </m:sSub>
                      </m:e>
                    </m:d>
                  </m:num>
                  <m:den>
                    <m:sSub>
                      <m:sSubPr>
                        <m:ctrlPr>
                          <w:rPr>
                            <w:rFonts w:ascii="Cambria Math" w:hAnsi="Cambria Math"/>
                            <w:i w:val="0"/>
                            <w:color w:val="auto"/>
                            <w:sz w:val="24"/>
                            <w:szCs w:val="24"/>
                          </w:rPr>
                        </m:ctrlPr>
                      </m:sSubPr>
                      <m:e>
                        <m:r>
                          <w:rPr>
                            <w:rFonts w:ascii="Cambria Math" w:hAnsi="Cambria Math"/>
                            <w:color w:val="auto"/>
                            <w:sz w:val="24"/>
                            <w:szCs w:val="24"/>
                          </w:rPr>
                          <m:t>M</m:t>
                        </m:r>
                      </m:e>
                      <m:sub>
                        <m:r>
                          <w:rPr>
                            <w:rFonts w:ascii="Cambria Math" w:hAnsi="Cambria Math"/>
                            <w:color w:val="auto"/>
                            <w:sz w:val="24"/>
                            <w:szCs w:val="24"/>
                          </w:rPr>
                          <m:t>s</m:t>
                        </m:r>
                      </m:sub>
                    </m:sSub>
                    <m:sSub>
                      <m:sSubPr>
                        <m:ctrlPr>
                          <w:rPr>
                            <w:rFonts w:ascii="Cambria Math" w:hAnsi="Cambria Math"/>
                            <w:i w:val="0"/>
                            <w:color w:val="auto"/>
                            <w:sz w:val="24"/>
                            <w:szCs w:val="24"/>
                          </w:rPr>
                        </m:ctrlPr>
                      </m:sSubPr>
                      <m:e>
                        <m:r>
                          <w:rPr>
                            <w:rFonts w:ascii="Cambria Math" w:hAnsi="Cambria Math"/>
                            <w:color w:val="auto"/>
                            <w:sz w:val="24"/>
                            <w:szCs w:val="24"/>
                          </w:rPr>
                          <m:t>t</m:t>
                        </m:r>
                      </m:e>
                      <m:sub>
                        <m:r>
                          <w:rPr>
                            <w:rFonts w:ascii="Cambria Math" w:hAnsi="Cambria Math"/>
                            <w:color w:val="auto"/>
                            <w:sz w:val="24"/>
                            <w:szCs w:val="24"/>
                          </w:rPr>
                          <m:t>FM</m:t>
                        </m:r>
                      </m:sub>
                    </m:sSub>
                  </m:den>
                </m:f>
                <m:d>
                  <m:dPr>
                    <m:ctrlPr>
                      <w:rPr>
                        <w:rFonts w:ascii="Cambria Math" w:hAnsi="Cambria Math"/>
                        <w:i w:val="0"/>
                        <w:color w:val="auto"/>
                        <w:sz w:val="24"/>
                        <w:szCs w:val="24"/>
                      </w:rPr>
                    </m:ctrlPr>
                  </m:dPr>
                  <m:e>
                    <m:acc>
                      <m:accPr>
                        <m:ctrlPr>
                          <w:rPr>
                            <w:rFonts w:ascii="Cambria Math" w:hAnsi="Cambria Math"/>
                            <w:b/>
                            <w:i w:val="0"/>
                            <w:color w:val="auto"/>
                            <w:sz w:val="24"/>
                            <w:szCs w:val="24"/>
                          </w:rPr>
                        </m:ctrlPr>
                      </m:accPr>
                      <m:e>
                        <m:r>
                          <m:rPr>
                            <m:sty m:val="bi"/>
                          </m:rPr>
                          <w:rPr>
                            <w:rFonts w:ascii="Cambria Math" w:hAnsi="Cambria Math"/>
                            <w:color w:val="auto"/>
                            <w:sz w:val="24"/>
                            <w:szCs w:val="24"/>
                          </w:rPr>
                          <m:t>m</m:t>
                        </m:r>
                      </m:e>
                    </m:acc>
                    <m:r>
                      <w:rPr>
                        <w:rFonts w:ascii="Cambria Math" w:hAnsi="Cambria Math"/>
                        <w:color w:val="auto"/>
                        <w:sz w:val="24"/>
                        <w:szCs w:val="24"/>
                      </w:rPr>
                      <m:t>×</m:t>
                    </m:r>
                    <m:d>
                      <m:dPr>
                        <m:ctrlPr>
                          <w:rPr>
                            <w:rFonts w:ascii="Cambria Math" w:hAnsi="Cambria Math"/>
                            <w:i w:val="0"/>
                            <w:color w:val="auto"/>
                            <w:sz w:val="24"/>
                            <w:szCs w:val="24"/>
                          </w:rPr>
                        </m:ctrlPr>
                      </m:dPr>
                      <m:e>
                        <m:acc>
                          <m:accPr>
                            <m:ctrlPr>
                              <w:rPr>
                                <w:rFonts w:ascii="Cambria Math" w:hAnsi="Cambria Math"/>
                                <w:b/>
                                <w:i w:val="0"/>
                                <w:color w:val="auto"/>
                                <w:sz w:val="24"/>
                                <w:szCs w:val="24"/>
                              </w:rPr>
                            </m:ctrlPr>
                          </m:accPr>
                          <m:e>
                            <m:r>
                              <m:rPr>
                                <m:sty m:val="bi"/>
                              </m:rPr>
                              <w:rPr>
                                <w:rFonts w:ascii="Cambria Math" w:hAnsi="Cambria Math"/>
                                <w:color w:val="auto"/>
                                <w:sz w:val="24"/>
                                <w:szCs w:val="24"/>
                              </w:rPr>
                              <m:t>m</m:t>
                            </m:r>
                          </m:e>
                        </m:acc>
                        <m:r>
                          <w:rPr>
                            <w:rFonts w:ascii="Cambria Math" w:hAnsi="Cambria Math"/>
                            <w:color w:val="auto"/>
                            <w:sz w:val="24"/>
                            <w:szCs w:val="24"/>
                          </w:rPr>
                          <m:t>×</m:t>
                        </m:r>
                        <m:acc>
                          <m:accPr>
                            <m:ctrlPr>
                              <w:rPr>
                                <w:rFonts w:ascii="Cambria Math" w:hAnsi="Cambria Math"/>
                                <w:b/>
                                <w:i w:val="0"/>
                                <w:color w:val="auto"/>
                                <w:sz w:val="24"/>
                                <w:szCs w:val="24"/>
                              </w:rPr>
                            </m:ctrlPr>
                          </m:accPr>
                          <m:e>
                            <m:r>
                              <m:rPr>
                                <m:sty m:val="bi"/>
                              </m:rPr>
                              <w:rPr>
                                <w:rFonts w:ascii="Cambria Math" w:hAnsi="Cambria Math"/>
                                <w:color w:val="auto"/>
                                <w:sz w:val="24"/>
                                <w:szCs w:val="24"/>
                              </w:rPr>
                              <m:t>σ</m:t>
                            </m:r>
                          </m:e>
                        </m:acc>
                      </m:e>
                    </m:d>
                  </m:e>
                </m:d>
                <m:r>
                  <w:rPr>
                    <w:rFonts w:ascii="Cambria Math" w:hAnsi="Cambria Math"/>
                    <w:color w:val="auto"/>
                    <w:sz w:val="24"/>
                    <w:szCs w:val="24"/>
                  </w:rPr>
                  <m:t>,</m:t>
                </m:r>
              </m:oMath>
            </m:oMathPara>
          </w:p>
        </w:tc>
        <w:tc>
          <w:tcPr>
            <w:tcW w:w="3024" w:type="dxa"/>
            <w:hideMark/>
          </w:tcPr>
          <w:p w:rsidR="00725918" w:rsidRPr="003F01A6" w:rsidRDefault="00725918" w:rsidP="005C066F">
            <w:pPr>
              <w:spacing w:line="480" w:lineRule="auto"/>
              <w:jc w:val="right"/>
            </w:pPr>
            <w:r w:rsidRPr="003F01A6">
              <w:t>(6)</w:t>
            </w:r>
          </w:p>
        </w:tc>
      </w:tr>
    </w:tbl>
    <w:p w:rsidR="00725918" w:rsidRPr="003F01A6" w:rsidRDefault="00725918" w:rsidP="005C066F">
      <w:pPr>
        <w:spacing w:line="480" w:lineRule="auto"/>
        <w:jc w:val="both"/>
        <w:rPr>
          <w:rFonts w:ascii="Times New Roman" w:hAnsi="Times New Roman" w:cs="Times New Roman"/>
        </w:rPr>
      </w:pPr>
      <w:r w:rsidRPr="003F01A6">
        <w:rPr>
          <w:rFonts w:ascii="Times New Roman" w:hAnsi="Times New Roman" w:cs="Times New Roman"/>
        </w:rPr>
        <w:t xml:space="preserve">where </w:t>
      </w:r>
      <m:oMath>
        <m:acc>
          <m:accPr>
            <m:ctrlPr>
              <w:rPr>
                <w:rFonts w:ascii="Cambria Math" w:hAnsi="Cambria Math" w:cs="Times New Roman"/>
                <w:b/>
                <w:i/>
              </w:rPr>
            </m:ctrlPr>
          </m:accPr>
          <m:e>
            <m:r>
              <m:rPr>
                <m:sty m:val="bi"/>
              </m:rPr>
              <w:rPr>
                <w:rFonts w:ascii="Cambria Math" w:hAnsi="Cambria Math" w:cs="Times New Roman"/>
              </w:rPr>
              <m:t>m</m:t>
            </m:r>
          </m:e>
        </m:acc>
        <m:r>
          <m:rPr>
            <m:sty m:val="bi"/>
          </m:rPr>
          <w:rPr>
            <w:rFonts w:ascii="Cambria Math" w:hAnsi="Cambria Math" w:cs="Times New Roman"/>
          </w:rPr>
          <m:t>= M/</m:t>
        </m:r>
        <m:sSub>
          <m:sSubPr>
            <m:ctrlPr>
              <w:rPr>
                <w:rFonts w:ascii="Cambria Math" w:hAnsi="Cambria Math" w:cs="Times New Roman"/>
                <w:i/>
              </w:rPr>
            </m:ctrlPr>
          </m:sSubPr>
          <m:e>
            <m:r>
              <m:rPr>
                <m:sty m:val="p"/>
              </m:rPr>
              <w:rPr>
                <w:rFonts w:ascii="Cambria Math" w:hAnsi="Cambria Math" w:cs="Times New Roman"/>
              </w:rPr>
              <m:t>M</m:t>
            </m:r>
          </m:e>
          <m:sub>
            <m:r>
              <w:rPr>
                <w:rFonts w:ascii="Cambria Math" w:hAnsi="Cambria Math" w:cs="Times New Roman"/>
              </w:rPr>
              <m:t>s</m:t>
            </m:r>
          </m:sub>
        </m:sSub>
      </m:oMath>
      <w:r w:rsidRPr="003F01A6">
        <w:rPr>
          <w:rFonts w:ascii="Times New Roman" w:hAnsi="Times New Roman" w:cs="Times New Roman"/>
        </w:rPr>
        <w:t xml:space="preserve"> is the normalized magnetization vector, γ is the gyromagnetic ratio, </w:t>
      </w:r>
      <w:r w:rsidRPr="003F01A6">
        <w:rPr>
          <w:rFonts w:ascii="Times New Roman" w:hAnsi="Times New Roman" w:cs="Times New Roman"/>
          <w:i/>
        </w:rPr>
        <w:t>α</w:t>
      </w:r>
      <w:r w:rsidRPr="003F01A6">
        <w:rPr>
          <w:rFonts w:ascii="Times New Roman" w:hAnsi="Times New Roman" w:cs="Times New Roman"/>
        </w:rPr>
        <w:t xml:space="preserve"> is the Gilbert damping parameter, </w:t>
      </w:r>
      <m:oMath>
        <m:sSub>
          <m:sSubPr>
            <m:ctrlPr>
              <w:rPr>
                <w:rFonts w:ascii="Cambria Math" w:hAnsi="Cambria Math" w:cs="Times New Roman"/>
              </w:rPr>
            </m:ctrlPr>
          </m:sSubPr>
          <m:e>
            <m:r>
              <m:rPr>
                <m:sty m:val="p"/>
              </m:rPr>
              <w:rPr>
                <w:rFonts w:ascii="Cambria Math" w:hAnsi="Cambria Math" w:cs="Times New Roman"/>
              </w:rPr>
              <m:t>μ</m:t>
            </m:r>
          </m:e>
          <m:sub>
            <m:r>
              <m:rPr>
                <m:sty m:val="p"/>
              </m:rPr>
              <w:rPr>
                <w:rFonts w:ascii="Cambria Math" w:hAnsi="Cambria Math" w:cs="Times New Roman"/>
              </w:rPr>
              <m:t>0</m:t>
            </m:r>
          </m:sub>
        </m:sSub>
      </m:oMath>
      <w:r w:rsidRPr="003F01A6">
        <w:rPr>
          <w:rFonts w:ascii="Times New Roman" w:hAnsi="Times New Roman" w:cs="Times New Roman"/>
        </w:rPr>
        <w:t xml:space="preserve"> is the vacuum permeability, </w:t>
      </w:r>
      <w:r w:rsidRPr="003160F0">
        <w:rPr>
          <w:rFonts w:ascii="Times New Roman" w:hAnsi="Times New Roman" w:cs="Times New Roman"/>
        </w:rPr>
        <w:t>M</w:t>
      </w:r>
      <w:r w:rsidRPr="0075555B">
        <w:rPr>
          <w:rFonts w:ascii="Times New Roman" w:hAnsi="Times New Roman" w:cs="Times New Roman"/>
          <w:vertAlign w:val="subscript"/>
        </w:rPr>
        <w:t>s</w:t>
      </w:r>
      <w:r w:rsidRPr="003F01A6">
        <w:rPr>
          <w:rFonts w:ascii="Times New Roman" w:hAnsi="Times New Roman" w:cs="Times New Roman"/>
          <w:vertAlign w:val="subscript"/>
        </w:rPr>
        <w:t xml:space="preserve"> </w:t>
      </w:r>
      <w:r w:rsidRPr="003F01A6">
        <w:rPr>
          <w:rFonts w:ascii="Times New Roman" w:hAnsi="Times New Roman" w:cs="Times New Roman"/>
        </w:rPr>
        <w:t xml:space="preserve">is the saturation magnetization, ℏ is the reduced Planck constant, </w:t>
      </w:r>
      <w:r w:rsidRPr="003F01A6">
        <w:rPr>
          <w:rFonts w:ascii="Times New Roman" w:hAnsi="Times New Roman" w:cs="Times New Roman"/>
          <w:i/>
        </w:rPr>
        <w:t>e</w:t>
      </w:r>
      <w:r w:rsidRPr="003F01A6">
        <w:rPr>
          <w:rFonts w:ascii="Times New Roman" w:hAnsi="Times New Roman" w:cs="Times New Roman"/>
        </w:rPr>
        <w:t xml:space="preserve"> is the electron charge and </w:t>
      </w:r>
      <m:oMath>
        <m:sSub>
          <m:sSubPr>
            <m:ctrlPr>
              <w:rPr>
                <w:rFonts w:ascii="Cambria Math" w:hAnsi="Cambria Math" w:cs="Times New Roman"/>
                <w:i/>
              </w:rPr>
            </m:ctrlPr>
          </m:sSubPr>
          <m:e>
            <m:r>
              <w:rPr>
                <w:rFonts w:ascii="Cambria Math" w:hAnsi="Cambria Math" w:cs="Times New Roman"/>
              </w:rPr>
              <m:t>t</m:t>
            </m:r>
          </m:e>
          <m:sub>
            <m:r>
              <m:rPr>
                <m:sty m:val="p"/>
              </m:rPr>
              <w:rPr>
                <w:rFonts w:ascii="Cambria Math" w:hAnsi="Cambria Math" w:cs="Times New Roman"/>
              </w:rPr>
              <m:t>FM</m:t>
            </m:r>
          </m:sub>
        </m:sSub>
      </m:oMath>
      <w:r w:rsidRPr="003F01A6">
        <w:rPr>
          <w:rFonts w:ascii="Times New Roman" w:hAnsi="Times New Roman" w:cs="Times New Roman"/>
        </w:rPr>
        <w:t xml:space="preserve"> is the thickness of the magnetic layer. </w:t>
      </w:r>
      <w:r w:rsidRPr="003160F0">
        <w:rPr>
          <w:rFonts w:ascii="Times New Roman" w:hAnsi="Times New Roman" w:cs="Times New Roman"/>
          <w:b/>
        </w:rPr>
        <w:t>H</w:t>
      </w:r>
      <w:r w:rsidRPr="0075555B">
        <w:rPr>
          <w:rFonts w:ascii="Times New Roman" w:hAnsi="Times New Roman" w:cs="Times New Roman"/>
          <w:vertAlign w:val="subscript"/>
        </w:rPr>
        <w:t>eff</w:t>
      </w:r>
      <w:r w:rsidRPr="003F01A6">
        <w:rPr>
          <w:rFonts w:ascii="Times New Roman" w:hAnsi="Times New Roman" w:cs="Times New Roman"/>
          <w:vertAlign w:val="subscript"/>
        </w:rPr>
        <w:t xml:space="preserve"> </w:t>
      </w:r>
      <w:r w:rsidRPr="003F01A6">
        <w:rPr>
          <w:rFonts w:ascii="Times New Roman" w:hAnsi="Times New Roman" w:cs="Times New Roman"/>
        </w:rPr>
        <w:t>is the effective field including external magnetic field H</w:t>
      </w:r>
      <w:r w:rsidRPr="003F01A6">
        <w:rPr>
          <w:rFonts w:ascii="Times New Roman" w:hAnsi="Times New Roman" w:cs="Times New Roman"/>
          <w:vertAlign w:val="subscript"/>
        </w:rPr>
        <w:t>ext</w:t>
      </w:r>
      <w:r w:rsidRPr="003F01A6">
        <w:rPr>
          <w:rFonts w:ascii="Times New Roman" w:hAnsi="Times New Roman" w:cs="Times New Roman"/>
        </w:rPr>
        <w:t>, magneto-crystalline anisotropy field, exchange field and demagnetization field. θ</w:t>
      </w:r>
      <w:r w:rsidRPr="003F01A6">
        <w:rPr>
          <w:rFonts w:ascii="Times New Roman" w:hAnsi="Times New Roman" w:cs="Times New Roman"/>
          <w:vertAlign w:val="subscript"/>
        </w:rPr>
        <w:t>SH</w:t>
      </w:r>
      <w:r w:rsidRPr="003F01A6">
        <w:rPr>
          <w:rFonts w:ascii="Times New Roman" w:hAnsi="Times New Roman" w:cs="Times New Roman"/>
        </w:rPr>
        <w:t xml:space="preserve"> is the spin Hall angle which characterizes the conversion efficiency of charge current density </w:t>
      </w:r>
      <m:oMath>
        <m:sSub>
          <m:sSubPr>
            <m:ctrlPr>
              <w:rPr>
                <w:rFonts w:ascii="Cambria Math" w:hAnsi="Cambria Math" w:cs="Times New Roman"/>
                <w:b/>
              </w:rPr>
            </m:ctrlPr>
          </m:sSubPr>
          <m:e>
            <m:acc>
              <m:accPr>
                <m:ctrlPr>
                  <w:rPr>
                    <w:rFonts w:ascii="Cambria Math" w:hAnsi="Cambria Math" w:cs="Times New Roman"/>
                    <w:b/>
                  </w:rPr>
                </m:ctrlPr>
              </m:accPr>
              <m:e>
                <m:r>
                  <m:rPr>
                    <m:sty m:val="b"/>
                  </m:rPr>
                  <w:rPr>
                    <w:rFonts w:ascii="Cambria Math" w:hAnsi="Cambria Math" w:cs="Times New Roman"/>
                  </w:rPr>
                  <m:t>j</m:t>
                </m:r>
              </m:e>
            </m:acc>
          </m:e>
          <m:sub>
            <m:r>
              <m:rPr>
                <m:sty m:val="b"/>
              </m:rPr>
              <w:rPr>
                <w:rFonts w:ascii="Cambria Math" w:hAnsi="Cambria Math" w:cs="Times New Roman"/>
              </w:rPr>
              <m:t>c</m:t>
            </m:r>
          </m:sub>
        </m:sSub>
      </m:oMath>
      <w:r w:rsidRPr="003F01A6">
        <w:rPr>
          <w:rFonts w:ascii="Times New Roman" w:hAnsi="Times New Roman" w:cs="Times New Roman"/>
        </w:rPr>
        <w:t xml:space="preserve"> to spin current density</w:t>
      </w:r>
      <w:r w:rsidRPr="003F01A6">
        <w:rPr>
          <w:rFonts w:ascii="Times New Roman" w:hAnsi="Times New Roman" w:cs="Times New Roman"/>
          <w:i/>
        </w:rPr>
        <w:t xml:space="preserve"> </w:t>
      </w:r>
      <m:oMath>
        <m:sSub>
          <m:sSubPr>
            <m:ctrlPr>
              <w:rPr>
                <w:rFonts w:ascii="Cambria Math" w:hAnsi="Cambria Math" w:cs="Times New Roman"/>
                <w:b/>
              </w:rPr>
            </m:ctrlPr>
          </m:sSubPr>
          <m:e>
            <m:acc>
              <m:accPr>
                <m:ctrlPr>
                  <w:rPr>
                    <w:rFonts w:ascii="Cambria Math" w:hAnsi="Cambria Math" w:cs="Times New Roman"/>
                    <w:b/>
                  </w:rPr>
                </m:ctrlPr>
              </m:accPr>
              <m:e>
                <m:r>
                  <m:rPr>
                    <m:sty m:val="b"/>
                  </m:rPr>
                  <w:rPr>
                    <w:rFonts w:ascii="Cambria Math" w:hAnsi="Cambria Math" w:cs="Times New Roman"/>
                  </w:rPr>
                  <m:t>j</m:t>
                </m:r>
              </m:e>
            </m:acc>
          </m:e>
          <m:sub>
            <m:r>
              <m:rPr>
                <m:sty m:val="b"/>
              </m:rPr>
              <w:rPr>
                <w:rFonts w:ascii="Cambria Math" w:hAnsi="Cambria Math" w:cs="Times New Roman"/>
              </w:rPr>
              <m:t>s</m:t>
            </m:r>
          </m:sub>
        </m:sSub>
      </m:oMath>
      <w:r w:rsidRPr="003F01A6">
        <w:rPr>
          <w:rFonts w:ascii="Times New Roman" w:hAnsi="Times New Roman" w:cs="Times New Roman"/>
        </w:rPr>
        <w:t xml:space="preserve"> in the heavy metal layer.</w:t>
      </w:r>
      <m:oMath>
        <m:r>
          <m:rPr>
            <m:sty m:val="b"/>
          </m:rPr>
          <w:rPr>
            <w:rFonts w:ascii="Cambria Math" w:hAnsi="Cambria Math" w:cs="Times New Roman"/>
          </w:rPr>
          <m:t xml:space="preserve"> </m:t>
        </m:r>
        <m:acc>
          <m:accPr>
            <m:ctrlPr>
              <w:rPr>
                <w:rFonts w:ascii="Cambria Math" w:hAnsi="Cambria Math" w:cs="Times New Roman"/>
                <w:b/>
              </w:rPr>
            </m:ctrlPr>
          </m:accPr>
          <m:e>
            <m:r>
              <m:rPr>
                <m:sty m:val="b"/>
              </m:rPr>
              <w:rPr>
                <w:rFonts w:ascii="Cambria Math" w:hAnsi="Cambria Math" w:cs="Times New Roman"/>
              </w:rPr>
              <m:t>σ</m:t>
            </m:r>
          </m:e>
        </m:acc>
        <m:r>
          <m:rPr>
            <m:sty m:val="b"/>
          </m:rPr>
          <w:rPr>
            <w:rFonts w:ascii="Cambria Math" w:hAnsi="Cambria Math" w:cs="Times New Roman"/>
          </w:rPr>
          <m:t>= -</m:t>
        </m:r>
        <m:r>
          <m:rPr>
            <m:sty m:val="p"/>
          </m:rPr>
          <w:rPr>
            <w:rFonts w:ascii="Cambria Math" w:hAnsi="Cambria Math" w:cs="Times New Roman"/>
          </w:rPr>
          <m:t>sgn</m:t>
        </m:r>
        <m:r>
          <m:rPr>
            <m:sty m:val="b"/>
          </m:rPr>
          <w:rPr>
            <w:rFonts w:ascii="Cambria Math" w:hAnsi="Cambria Math" w:cs="Times New Roman"/>
          </w:rPr>
          <m:t xml:space="preserve"> </m:t>
        </m:r>
        <m:sSub>
          <m:sSubPr>
            <m:ctrlPr>
              <w:rPr>
                <w:rFonts w:ascii="Cambria Math" w:hAnsi="Cambria Math" w:cs="Times New Roman"/>
              </w:rPr>
            </m:ctrlPr>
          </m:sSubPr>
          <m:e>
            <m:r>
              <m:rPr>
                <m:sty m:val="p"/>
              </m:rPr>
              <w:rPr>
                <w:rFonts w:ascii="Cambria Math" w:hAnsi="Cambria Math" w:cs="Times New Roman"/>
              </w:rPr>
              <m:t>θ</m:t>
            </m:r>
          </m:e>
          <m:sub>
            <m:r>
              <m:rPr>
                <m:sty m:val="p"/>
              </m:rPr>
              <w:rPr>
                <w:rFonts w:ascii="Cambria Math" w:hAnsi="Cambria Math" w:cs="Times New Roman"/>
              </w:rPr>
              <m:t>SH</m:t>
            </m:r>
          </m:sub>
        </m:sSub>
        <m:r>
          <m:rPr>
            <m:sty m:val="b"/>
          </m:rPr>
          <w:rPr>
            <w:rFonts w:ascii="Cambria Math" w:hAnsi="Cambria Math" w:cs="Times New Roman"/>
          </w:rPr>
          <m:t xml:space="preserve"> (</m:t>
        </m:r>
        <m:acc>
          <m:accPr>
            <m:ctrlPr>
              <w:rPr>
                <w:rFonts w:ascii="Cambria Math" w:hAnsi="Cambria Math" w:cs="Times New Roman"/>
                <w:b/>
              </w:rPr>
            </m:ctrlPr>
          </m:accPr>
          <m:e>
            <m:r>
              <m:rPr>
                <m:sty m:val="b"/>
              </m:rPr>
              <w:rPr>
                <w:rFonts w:ascii="Cambria Math" w:hAnsi="Cambria Math" w:cs="Times New Roman"/>
              </w:rPr>
              <m:t>z</m:t>
            </m:r>
          </m:e>
        </m:acc>
        <m:r>
          <m:rPr>
            <m:sty m:val="b"/>
          </m:rPr>
          <w:rPr>
            <w:rFonts w:ascii="Cambria Math" w:hAnsi="Cambria Math" w:cs="Times New Roman"/>
          </w:rPr>
          <m:t>×</m:t>
        </m:r>
        <m:sSub>
          <m:sSubPr>
            <m:ctrlPr>
              <w:rPr>
                <w:rFonts w:ascii="Cambria Math" w:hAnsi="Cambria Math" w:cs="Times New Roman"/>
                <w:b/>
              </w:rPr>
            </m:ctrlPr>
          </m:sSubPr>
          <m:e>
            <m:acc>
              <m:accPr>
                <m:ctrlPr>
                  <w:rPr>
                    <w:rFonts w:ascii="Cambria Math" w:hAnsi="Cambria Math" w:cs="Times New Roman"/>
                    <w:b/>
                  </w:rPr>
                </m:ctrlPr>
              </m:accPr>
              <m:e>
                <m:r>
                  <m:rPr>
                    <m:sty m:val="b"/>
                  </m:rPr>
                  <w:rPr>
                    <w:rFonts w:ascii="Cambria Math" w:hAnsi="Cambria Math" w:cs="Times New Roman"/>
                  </w:rPr>
                  <m:t>j</m:t>
                </m:r>
              </m:e>
            </m:acc>
          </m:e>
          <m:sub>
            <m:r>
              <m:rPr>
                <m:sty m:val="b"/>
              </m:rPr>
              <w:rPr>
                <w:rFonts w:ascii="Cambria Math" w:hAnsi="Cambria Math" w:cs="Times New Roman"/>
              </w:rPr>
              <m:t>c</m:t>
            </m:r>
          </m:sub>
        </m:sSub>
        <m:r>
          <m:rPr>
            <m:sty m:val="b"/>
          </m:rPr>
          <w:rPr>
            <w:rFonts w:ascii="Cambria Math" w:hAnsi="Cambria Math" w:cs="Times New Roman"/>
          </w:rPr>
          <m:t>)</m:t>
        </m:r>
      </m:oMath>
      <w:r w:rsidRPr="003F01A6">
        <w:rPr>
          <w:rFonts w:ascii="Times New Roman" w:hAnsi="Times New Roman" w:cs="Times New Roman"/>
        </w:rPr>
        <w:t xml:space="preserve"> is the orientation of spin injected into the ferromagnet, where </w:t>
      </w:r>
      <m:oMath>
        <m:acc>
          <m:accPr>
            <m:ctrlPr>
              <w:rPr>
                <w:rFonts w:ascii="Cambria Math" w:hAnsi="Cambria Math" w:cs="Times New Roman"/>
                <w:b/>
              </w:rPr>
            </m:ctrlPr>
          </m:accPr>
          <m:e>
            <m:r>
              <m:rPr>
                <m:sty m:val="b"/>
              </m:rPr>
              <w:rPr>
                <w:rFonts w:ascii="Cambria Math" w:hAnsi="Cambria Math" w:cs="Times New Roman"/>
              </w:rPr>
              <m:t>z</m:t>
            </m:r>
          </m:e>
        </m:acc>
      </m:oMath>
      <w:r w:rsidRPr="003F01A6">
        <w:rPr>
          <w:rFonts w:ascii="Times New Roman" w:hAnsi="Times New Roman" w:cs="Times New Roman"/>
        </w:rPr>
        <w:t xml:space="preserve"> and </w:t>
      </w:r>
      <m:oMath>
        <m:sSub>
          <m:sSubPr>
            <m:ctrlPr>
              <w:rPr>
                <w:rFonts w:ascii="Cambria Math" w:hAnsi="Cambria Math" w:cs="Times New Roman"/>
                <w:b/>
              </w:rPr>
            </m:ctrlPr>
          </m:sSubPr>
          <m:e>
            <m:acc>
              <m:accPr>
                <m:ctrlPr>
                  <w:rPr>
                    <w:rFonts w:ascii="Cambria Math" w:hAnsi="Cambria Math" w:cs="Times New Roman"/>
                    <w:b/>
                  </w:rPr>
                </m:ctrlPr>
              </m:accPr>
              <m:e>
                <m:r>
                  <m:rPr>
                    <m:sty m:val="b"/>
                  </m:rPr>
                  <w:rPr>
                    <w:rFonts w:ascii="Cambria Math" w:hAnsi="Cambria Math" w:cs="Times New Roman"/>
                  </w:rPr>
                  <m:t>j</m:t>
                </m:r>
              </m:e>
            </m:acc>
          </m:e>
          <m:sub>
            <m:r>
              <m:rPr>
                <m:sty m:val="b"/>
              </m:rPr>
              <w:rPr>
                <w:rFonts w:ascii="Cambria Math" w:hAnsi="Cambria Math" w:cs="Times New Roman"/>
              </w:rPr>
              <m:t>c</m:t>
            </m:r>
          </m:sub>
        </m:sSub>
      </m:oMath>
      <w:r w:rsidRPr="003F01A6">
        <w:rPr>
          <w:rFonts w:ascii="Times New Roman" w:hAnsi="Times New Roman" w:cs="Times New Roman"/>
        </w:rPr>
        <w:t xml:space="preserve"> are the unit vectors in the direction of surface normal and the electrical current, respectively. In accordance with experiments, the material parameters used in the simulations, are: exchange constant </w:t>
      </w:r>
      <m:oMath>
        <m:sSub>
          <m:sSubPr>
            <m:ctrlPr>
              <w:rPr>
                <w:rFonts w:ascii="Cambria Math" w:hAnsi="Cambria Math" w:cs="Times New Roman"/>
              </w:rPr>
            </m:ctrlPr>
          </m:sSubPr>
          <m:e>
            <m:r>
              <m:rPr>
                <m:sty m:val="p"/>
              </m:rPr>
              <w:rPr>
                <w:rFonts w:ascii="Cambria Math" w:hAnsi="Cambria Math" w:cs="Times New Roman"/>
              </w:rPr>
              <m:t>A</m:t>
            </m:r>
          </m:e>
          <m:sub>
            <m:r>
              <m:rPr>
                <m:sty m:val="p"/>
              </m:rPr>
              <w:rPr>
                <w:rFonts w:ascii="Cambria Math" w:hAnsi="Cambria Math" w:cs="Times New Roman"/>
              </w:rPr>
              <m:t>ex</m:t>
            </m:r>
          </m:sub>
        </m:sSub>
        <m:r>
          <m:rPr>
            <m:sty m:val="p"/>
          </m:rPr>
          <w:rPr>
            <w:rFonts w:ascii="Cambria Math" w:hAnsi="Cambria Math" w:cs="Times New Roman"/>
          </w:rPr>
          <m:t xml:space="preserve">=1.13 </m:t>
        </m:r>
        <m:r>
          <m:rPr>
            <m:sty m:val="p"/>
          </m:rPr>
          <w:rPr>
            <w:rFonts w:ascii="Cambria Math" w:hAnsi="Cambria Math" w:cs="Times New Roman"/>
          </w:rPr>
          <w:sym w:font="Symbol" w:char="F0B4"/>
        </m:r>
        <m:r>
          <m:rPr>
            <m:sty m:val="p"/>
          </m:rPr>
          <w:rPr>
            <w:rFonts w:ascii="Cambria Math" w:hAnsi="Cambria Math" w:cs="Times New Roman"/>
          </w:rPr>
          <m:t xml:space="preserve"> </m:t>
        </m:r>
        <m:sSup>
          <m:sSupPr>
            <m:ctrlPr>
              <w:rPr>
                <w:rFonts w:ascii="Cambria Math" w:hAnsi="Cambria Math" w:cs="Times New Roman"/>
              </w:rPr>
            </m:ctrlPr>
          </m:sSupPr>
          <m:e>
            <m:r>
              <m:rPr>
                <m:sty m:val="p"/>
              </m:rPr>
              <w:rPr>
                <w:rFonts w:ascii="Cambria Math" w:hAnsi="Cambria Math" w:cs="Times New Roman"/>
              </w:rPr>
              <m:t>10</m:t>
            </m:r>
          </m:e>
          <m:sup>
            <m:r>
              <m:rPr>
                <m:sty m:val="p"/>
              </m:rPr>
              <w:rPr>
                <w:rFonts w:ascii="Cambria Math" w:hAnsi="Cambria Math" w:cs="Times New Roman"/>
              </w:rPr>
              <m:t>-12</m:t>
            </m:r>
          </m:sup>
        </m:sSup>
        <m:r>
          <m:rPr>
            <m:sty m:val="p"/>
          </m:rPr>
          <w:rPr>
            <w:rFonts w:ascii="Cambria Math" w:hAnsi="Cambria Math" w:cs="Times New Roman"/>
          </w:rPr>
          <m:t xml:space="preserve"> J </m:t>
        </m:r>
        <m:sSup>
          <m:sSupPr>
            <m:ctrlPr>
              <w:rPr>
                <w:rFonts w:ascii="Cambria Math" w:hAnsi="Cambria Math" w:cs="Times New Roman"/>
              </w:rPr>
            </m:ctrlPr>
          </m:sSupPr>
          <m:e>
            <m:r>
              <m:rPr>
                <m:sty m:val="p"/>
              </m:rPr>
              <w:rPr>
                <w:rFonts w:ascii="Cambria Math" w:hAnsi="Cambria Math" w:cs="Times New Roman"/>
              </w:rPr>
              <m:t>m</m:t>
            </m:r>
          </m:e>
          <m:sup>
            <m:r>
              <m:rPr>
                <m:sty m:val="p"/>
              </m:rPr>
              <w:rPr>
                <w:rFonts w:ascii="Cambria Math" w:hAnsi="Cambria Math" w:cs="Times New Roman"/>
              </w:rPr>
              <m:t>-3</m:t>
            </m:r>
          </m:sup>
        </m:sSup>
      </m:oMath>
      <w:r w:rsidRPr="003F01A6">
        <w:rPr>
          <w:rFonts w:ascii="Times New Roman" w:hAnsi="Times New Roman" w:cs="Times New Roman"/>
        </w:rPr>
        <w:t xml:space="preserve">, </w:t>
      </w:r>
      <m:oMath>
        <m:sSub>
          <m:sSubPr>
            <m:ctrlPr>
              <w:rPr>
                <w:rFonts w:ascii="Cambria Math" w:hAnsi="Cambria Math" w:cs="Times New Roman"/>
              </w:rPr>
            </m:ctrlPr>
          </m:sSubPr>
          <m:e>
            <m:sSub>
              <m:sSubPr>
                <m:ctrlPr>
                  <w:rPr>
                    <w:rFonts w:ascii="Cambria Math" w:hAnsi="Cambria Math" w:cs="Times New Roman"/>
                    <w:vertAlign w:val="subscript"/>
                  </w:rPr>
                </m:ctrlPr>
              </m:sSubPr>
              <m:e>
                <m:r>
                  <m:rPr>
                    <m:sty m:val="p"/>
                  </m:rPr>
                  <w:rPr>
                    <w:rFonts w:ascii="Cambria Math" w:hAnsi="Cambria Math" w:cs="Times New Roman"/>
                  </w:rPr>
                  <m:t>μ</m:t>
                </m:r>
              </m:e>
              <m:sub>
                <m:r>
                  <m:rPr>
                    <m:sty m:val="p"/>
                  </m:rPr>
                  <w:rPr>
                    <w:rFonts w:ascii="Cambria Math" w:hAnsi="Cambria Math" w:cs="Times New Roman"/>
                    <w:vertAlign w:val="subscript"/>
                  </w:rPr>
                  <m:t>0</m:t>
                </m:r>
              </m:sub>
            </m:sSub>
            <m:r>
              <m:rPr>
                <m:sty m:val="p"/>
              </m:rPr>
              <w:rPr>
                <w:rFonts w:ascii="Cambria Math" w:hAnsi="Cambria Math" w:cs="Times New Roman"/>
              </w:rPr>
              <m:t>M</m:t>
            </m:r>
          </m:e>
          <m:sub>
            <m:r>
              <m:rPr>
                <m:sty m:val="p"/>
              </m:rPr>
              <w:rPr>
                <w:rFonts w:ascii="Cambria Math" w:hAnsi="Cambria Math" w:cs="Times New Roman"/>
              </w:rPr>
              <m:t>s</m:t>
            </m:r>
          </m:sub>
        </m:sSub>
        <m:r>
          <m:rPr>
            <m:sty m:val="p"/>
          </m:rPr>
          <w:rPr>
            <w:rFonts w:ascii="Cambria Math" w:hAnsi="Cambria Math" w:cs="Times New Roman"/>
            <w:vertAlign w:val="subscript"/>
          </w:rPr>
          <m:t>=</m:t>
        </m:r>
        <m:r>
          <w:rPr>
            <w:rFonts w:ascii="Cambria Math" w:hAnsi="Cambria Math" w:cs="Times New Roman"/>
          </w:rPr>
          <m:t xml:space="preserve">1.0 </m:t>
        </m:r>
        <m:r>
          <m:rPr>
            <m:sty m:val="p"/>
          </m:rPr>
          <w:rPr>
            <w:rFonts w:ascii="Cambria Math" w:hAnsi="Cambria Math" w:cs="Times New Roman"/>
          </w:rPr>
          <m:t>T</m:t>
        </m:r>
      </m:oMath>
      <w:r w:rsidRPr="003F01A6">
        <w:rPr>
          <w:rFonts w:ascii="Times New Roman" w:hAnsi="Times New Roman" w:cs="Times New Roman"/>
        </w:rPr>
        <w:t xml:space="preserve">, </w:t>
      </w:r>
      <m:oMath>
        <m:r>
          <m:rPr>
            <m:sty m:val="p"/>
          </m:rPr>
          <w:rPr>
            <w:rFonts w:ascii="Cambria Math" w:hAnsi="Cambria Math" w:cs="Times New Roman"/>
          </w:rPr>
          <m:t>α</m:t>
        </m:r>
        <m:r>
          <w:rPr>
            <w:rFonts w:ascii="Cambria Math" w:hAnsi="Cambria Math" w:cs="Times New Roman"/>
          </w:rPr>
          <m:t>=0.02</m:t>
        </m:r>
      </m:oMath>
      <w:r w:rsidRPr="003F01A6">
        <w:rPr>
          <w:rFonts w:ascii="Times New Roman" w:hAnsi="Times New Roman" w:cs="Times New Roman"/>
        </w:rPr>
        <w:t>,</w:t>
      </w:r>
      <m:oMath>
        <m:sSub>
          <m:sSubPr>
            <m:ctrlPr>
              <w:rPr>
                <w:rFonts w:ascii="Cambria Math" w:hAnsi="Cambria Math" w:cs="Times New Roman"/>
                <w:i/>
              </w:rPr>
            </m:ctrlPr>
          </m:sSubPr>
          <m:e>
            <m:r>
              <m:rPr>
                <m:sty m:val="p"/>
              </m:rPr>
              <w:rPr>
                <w:rFonts w:ascii="Cambria Math" w:hAnsi="Cambria Math" w:cs="Times New Roman"/>
              </w:rPr>
              <m:t>θ</m:t>
            </m:r>
          </m:e>
          <m:sub>
            <m:r>
              <m:rPr>
                <m:sty m:val="p"/>
              </m:rPr>
              <w:rPr>
                <w:rFonts w:ascii="Cambria Math" w:hAnsi="Cambria Math" w:cs="Times New Roman"/>
              </w:rPr>
              <m:t>SH</m:t>
            </m:r>
          </m:sub>
        </m:sSub>
        <m:r>
          <w:rPr>
            <w:rFonts w:ascii="Cambria Math" w:hAnsi="Cambria Math" w:cs="Times New Roman"/>
          </w:rPr>
          <m:t>=0.07,</m:t>
        </m:r>
      </m:oMath>
      <w:r w:rsidRPr="003F01A6">
        <w:rPr>
          <w:rFonts w:ascii="Times New Roman" w:hAnsi="Times New Roman" w:cs="Times New Roman"/>
        </w:rPr>
        <w:t xml:space="preserve">resistivities </w:t>
      </w:r>
      <m:oMath>
        <m:sSub>
          <m:sSubPr>
            <m:ctrlPr>
              <w:rPr>
                <w:rFonts w:ascii="Cambria Math" w:hAnsi="Cambria Math" w:cs="Times New Roman"/>
                <w:i/>
              </w:rPr>
            </m:ctrlPr>
          </m:sSubPr>
          <m:e>
            <m:r>
              <w:rPr>
                <w:rFonts w:ascii="Cambria Math" w:hAnsi="Cambria Math" w:cs="Times New Roman"/>
              </w:rPr>
              <m:t>ρ</m:t>
            </m:r>
          </m:e>
          <m:sub>
            <m:r>
              <m:rPr>
                <m:sty m:val="p"/>
              </m:rPr>
              <w:rPr>
                <w:rFonts w:ascii="Cambria Math" w:hAnsi="Cambria Math" w:cs="Times New Roman"/>
              </w:rPr>
              <m:t>NiFe</m:t>
            </m:r>
          </m:sub>
        </m:sSub>
        <m:r>
          <w:rPr>
            <w:rFonts w:ascii="Cambria Math" w:hAnsi="Cambria Math" w:cs="Times New Roman"/>
          </w:rPr>
          <m:t xml:space="preserve">=4.5 </m:t>
        </m:r>
        <m:r>
          <m:rPr>
            <m:sty m:val="p"/>
          </m:rPr>
          <w:rPr>
            <w:rFonts w:ascii="Cambria Math" w:hAnsi="Cambria Math" w:cs="Times New Roman"/>
          </w:rPr>
          <w:sym w:font="Symbol" w:char="F0B4"/>
        </m:r>
        <m:r>
          <m:rPr>
            <m:sty m:val="p"/>
          </m:rPr>
          <w:rPr>
            <w:rFonts w:ascii="Cambria Math" w:hAnsi="Cambria Math" w:cs="Times New Roman"/>
          </w:rPr>
          <m:t xml:space="preserve"> </m:t>
        </m:r>
        <m:sSup>
          <m:sSupPr>
            <m:ctrlPr>
              <w:rPr>
                <w:rFonts w:ascii="Cambria Math" w:hAnsi="Cambria Math" w:cs="Times New Roman"/>
              </w:rPr>
            </m:ctrlPr>
          </m:sSupPr>
          <m:e>
            <m:r>
              <w:rPr>
                <w:rFonts w:ascii="Cambria Math" w:hAnsi="Cambria Math" w:cs="Times New Roman"/>
              </w:rPr>
              <m:t>10</m:t>
            </m:r>
          </m:e>
          <m:sup>
            <m:r>
              <w:rPr>
                <w:rFonts w:ascii="Cambria Math" w:hAnsi="Cambria Math" w:cs="Times New Roman"/>
              </w:rPr>
              <m:t>-7</m:t>
            </m:r>
          </m:sup>
        </m:sSup>
        <m:r>
          <m:rPr>
            <m:sty m:val="p"/>
          </m:rPr>
          <w:rPr>
            <w:rFonts w:ascii="Cambria Math" w:hAnsi="Cambria Math" w:cs="Times New Roman"/>
          </w:rPr>
          <m:t xml:space="preserve"> Ω m</m:t>
        </m:r>
      </m:oMath>
      <w:r w:rsidRPr="003F01A6">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ρ</m:t>
            </m:r>
          </m:e>
          <m:sub>
            <m:r>
              <m:rPr>
                <m:sty m:val="p"/>
              </m:rPr>
              <w:rPr>
                <w:rFonts w:ascii="Cambria Math" w:hAnsi="Cambria Math" w:cs="Times New Roman"/>
              </w:rPr>
              <m:t>Pt</m:t>
            </m:r>
          </m:sub>
        </m:sSub>
        <m:r>
          <w:rPr>
            <w:rFonts w:ascii="Cambria Math" w:hAnsi="Cambria Math" w:cs="Times New Roman"/>
          </w:rPr>
          <m:t xml:space="preserve">=2.0 </m:t>
        </m:r>
        <m:r>
          <m:rPr>
            <m:sty m:val="p"/>
          </m:rPr>
          <w:rPr>
            <w:rFonts w:ascii="Cambria Math" w:hAnsi="Cambria Math" w:cs="Times New Roman"/>
          </w:rPr>
          <w:sym w:font="Symbol" w:char="F0B4"/>
        </m:r>
        <m:r>
          <m:rPr>
            <m:sty m:val="p"/>
          </m:rPr>
          <w:rPr>
            <w:rFonts w:ascii="Cambria Math" w:hAnsi="Cambria Math" w:cs="Times New Roman"/>
          </w:rPr>
          <m:t xml:space="preserve"> </m:t>
        </m:r>
        <m:sSup>
          <m:sSupPr>
            <m:ctrlPr>
              <w:rPr>
                <w:rFonts w:ascii="Cambria Math" w:hAnsi="Cambria Math" w:cs="Times New Roman"/>
              </w:rPr>
            </m:ctrlPr>
          </m:sSupPr>
          <m:e>
            <m:r>
              <w:rPr>
                <w:rFonts w:ascii="Cambria Math" w:hAnsi="Cambria Math" w:cs="Times New Roman"/>
              </w:rPr>
              <m:t>10</m:t>
            </m:r>
          </m:e>
          <m:sup>
            <m:r>
              <w:rPr>
                <w:rFonts w:ascii="Cambria Math" w:hAnsi="Cambria Math" w:cs="Times New Roman"/>
              </w:rPr>
              <m:t>-7</m:t>
            </m:r>
          </m:sup>
        </m:sSup>
        <m:r>
          <m:rPr>
            <m:sty m:val="p"/>
          </m:rPr>
          <w:rPr>
            <w:rFonts w:ascii="Cambria Math" w:hAnsi="Cambria Math" w:cs="Times New Roman"/>
          </w:rPr>
          <m:t xml:space="preserve"> Ω m</m:t>
        </m:r>
      </m:oMath>
      <w:r w:rsidRPr="003F01A6">
        <w:rPr>
          <w:rFonts w:ascii="Times New Roman" w:hAnsi="Times New Roman" w:cs="Times New Roman"/>
          <w:noProof/>
          <w:vertAlign w:val="superscript"/>
        </w:rPr>
        <w:t>33,34</w:t>
      </w:r>
      <w:r w:rsidRPr="003F01A6">
        <w:rPr>
          <w:rFonts w:ascii="Times New Roman" w:hAnsi="Times New Roman" w:cs="Times New Roman"/>
        </w:rPr>
        <w:t xml:space="preserve">. The magnetic anisotropy is ignored and an in-plane external magnetic field of strength </w:t>
      </w:r>
      <m:oMath>
        <m:sSub>
          <m:sSubPr>
            <m:ctrlPr>
              <w:rPr>
                <w:rFonts w:ascii="Cambria Math" w:hAnsi="Cambria Math" w:cs="Times New Roman"/>
                <w:vertAlign w:val="subscript"/>
              </w:rPr>
            </m:ctrlPr>
          </m:sSubPr>
          <m:e>
            <m:r>
              <m:rPr>
                <m:sty m:val="p"/>
              </m:rPr>
              <w:rPr>
                <w:rFonts w:ascii="Cambria Math" w:hAnsi="Cambria Math" w:cs="Times New Roman"/>
              </w:rPr>
              <m:t>μ</m:t>
            </m:r>
          </m:e>
          <m:sub>
            <m:r>
              <m:rPr>
                <m:sty m:val="p"/>
              </m:rPr>
              <w:rPr>
                <w:rFonts w:ascii="Cambria Math" w:hAnsi="Cambria Math" w:cs="Times New Roman"/>
                <w:vertAlign w:val="subscript"/>
              </w:rPr>
              <m:t>0</m:t>
            </m:r>
          </m:sub>
        </m:sSub>
        <m:sSub>
          <m:sSubPr>
            <m:ctrlPr>
              <w:rPr>
                <w:rFonts w:ascii="Cambria Math" w:hAnsi="Cambria Math" w:cs="Times New Roman"/>
              </w:rPr>
            </m:ctrlPr>
          </m:sSubPr>
          <m:e>
            <m:r>
              <m:rPr>
                <m:sty m:val="p"/>
              </m:rPr>
              <w:rPr>
                <w:rFonts w:ascii="Cambria Math" w:hAnsi="Cambria Math" w:cs="Times New Roman"/>
              </w:rPr>
              <m:t>H</m:t>
            </m:r>
          </m:e>
          <m:sub>
            <m:r>
              <m:rPr>
                <m:sty m:val="p"/>
              </m:rPr>
              <w:rPr>
                <w:rFonts w:ascii="Cambria Math" w:hAnsi="Cambria Math" w:cs="Times New Roman"/>
              </w:rPr>
              <m:t>ext</m:t>
            </m:r>
          </m:sub>
        </m:sSub>
        <m:r>
          <w:rPr>
            <w:rFonts w:ascii="Cambria Math" w:hAnsi="Cambria Math" w:cs="Times New Roman"/>
          </w:rPr>
          <m:t xml:space="preserve">=100 </m:t>
        </m:r>
        <m:r>
          <m:rPr>
            <m:sty m:val="p"/>
          </m:rPr>
          <w:rPr>
            <w:rFonts w:ascii="Cambria Math" w:hAnsi="Cambria Math" w:cs="Times New Roman"/>
          </w:rPr>
          <m:t>mT</m:t>
        </m:r>
      </m:oMath>
      <w:r w:rsidRPr="003F01A6">
        <w:rPr>
          <w:rFonts w:ascii="Times New Roman" w:hAnsi="Times New Roman" w:cs="Times New Roman"/>
        </w:rPr>
        <w:t xml:space="preserve"> is applied to saturate the magnetization along Y direction.</w:t>
      </w:r>
    </w:p>
    <w:p w:rsidR="00725918" w:rsidRPr="003F01A6" w:rsidRDefault="00725918" w:rsidP="005C066F">
      <w:pPr>
        <w:pStyle w:val="Head2"/>
      </w:pPr>
      <w:r w:rsidRPr="003F01A6">
        <w:t>4.2. Separability Index</w:t>
      </w:r>
    </w:p>
    <w:p w:rsidR="00725918" w:rsidRPr="003F01A6" w:rsidRDefault="00725918" w:rsidP="005C066F">
      <w:pPr>
        <w:tabs>
          <w:tab w:val="left" w:pos="0"/>
        </w:tabs>
        <w:spacing w:line="480" w:lineRule="auto"/>
        <w:jc w:val="both"/>
        <w:rPr>
          <w:rFonts w:ascii="Times New Roman" w:hAnsi="Times New Roman" w:cs="Times New Roman"/>
        </w:rPr>
      </w:pPr>
      <w:r w:rsidRPr="003F01A6">
        <w:rPr>
          <w:rFonts w:ascii="Times New Roman" w:hAnsi="Times New Roman" w:cs="Times New Roman"/>
        </w:rPr>
        <w:tab/>
        <w:t>We calculate the separability index between the N different outputs (</w:t>
      </w:r>
      <m:oMath>
        <m:sSub>
          <m:sSubPr>
            <m:ctrlPr>
              <w:rPr>
                <w:rFonts w:ascii="Cambria Math" w:hAnsi="Cambria Math" w:cs="Times New Roman"/>
                <w:i/>
                <w:iCs/>
                <w:lang w:eastAsia="en-GB"/>
              </w:rPr>
            </m:ctrlPr>
          </m:sSubPr>
          <m:e>
            <m:r>
              <w:rPr>
                <w:rFonts w:ascii="Cambria Math" w:hAnsi="Cambria Math" w:cs="Times New Roman"/>
                <w:lang w:eastAsia="en-GB"/>
              </w:rPr>
              <m:t>a</m:t>
            </m:r>
          </m:e>
          <m:sub>
            <m:r>
              <w:rPr>
                <w:rFonts w:ascii="Cambria Math" w:hAnsi="Cambria Math" w:cs="Times New Roman"/>
                <w:lang w:eastAsia="en-GB"/>
              </w:rPr>
              <m:t>1</m:t>
            </m:r>
          </m:sub>
        </m:sSub>
      </m:oMath>
      <w:r w:rsidRPr="003F01A6">
        <w:rPr>
          <w:rFonts w:ascii="Times New Roman" w:hAnsi="Times New Roman" w:cs="Times New Roman"/>
        </w:rPr>
        <w:t xml:space="preserve"> to </w:t>
      </w:r>
      <m:oMath>
        <m:sSub>
          <m:sSubPr>
            <m:ctrlPr>
              <w:rPr>
                <w:rFonts w:ascii="Cambria Math" w:hAnsi="Cambria Math" w:cs="Times New Roman"/>
                <w:i/>
                <w:iCs/>
                <w:lang w:eastAsia="en-GB"/>
              </w:rPr>
            </m:ctrlPr>
          </m:sSubPr>
          <m:e>
            <m:r>
              <w:rPr>
                <w:rFonts w:ascii="Cambria Math" w:hAnsi="Cambria Math" w:cs="Times New Roman"/>
                <w:lang w:eastAsia="en-GB"/>
              </w:rPr>
              <m:t>a</m:t>
            </m:r>
          </m:e>
          <m:sub>
            <m:r>
              <w:rPr>
                <w:rFonts w:ascii="Cambria Math" w:hAnsi="Cambria Math" w:cs="Times New Roman"/>
                <w:lang w:eastAsia="en-GB"/>
              </w:rPr>
              <m:t>N</m:t>
            </m:r>
          </m:sub>
        </m:sSub>
      </m:oMath>
      <w:r w:rsidRPr="003F01A6">
        <w:rPr>
          <w:rFonts w:ascii="Times New Roman" w:hAnsi="Times New Roman" w:cs="Times New Roman"/>
        </w:rPr>
        <w:t xml:space="preserve">) of the spin Hall oscillator, which are the filtered FFT amplitude values, corresponding to each of the N different input patterns.  The separability index (SI) is given by,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725918" w:rsidRPr="003F01A6" w:rsidTr="000C3307">
        <w:trPr>
          <w:jc w:val="center"/>
        </w:trPr>
        <w:tc>
          <w:tcPr>
            <w:tcW w:w="350" w:type="pct"/>
          </w:tcPr>
          <w:p w:rsidR="00725918" w:rsidRPr="003F01A6" w:rsidRDefault="00725918" w:rsidP="005C066F">
            <w:pPr>
              <w:spacing w:line="480" w:lineRule="auto"/>
              <w:jc w:val="both"/>
            </w:pPr>
          </w:p>
        </w:tc>
        <w:tc>
          <w:tcPr>
            <w:tcW w:w="4300" w:type="pct"/>
            <w:hideMark/>
          </w:tcPr>
          <w:p w:rsidR="00725918" w:rsidRPr="003F01A6" w:rsidRDefault="00725918" w:rsidP="005C066F">
            <w:pPr>
              <w:pStyle w:val="Caption"/>
              <w:jc w:val="center"/>
              <w:rPr>
                <w:color w:val="auto"/>
              </w:rPr>
            </w:pPr>
            <m:oMathPara>
              <m:oMath>
                <m:r>
                  <w:rPr>
                    <w:rFonts w:ascii="Cambria Math" w:hAnsi="Cambria Math"/>
                    <w:color w:val="auto"/>
                    <w:sz w:val="24"/>
                    <w:szCs w:val="24"/>
                  </w:rPr>
                  <m:t xml:space="preserve">SI= </m:t>
                </m:r>
                <m:nary>
                  <m:naryPr>
                    <m:chr m:val="∑"/>
                    <m:limLoc m:val="undOvr"/>
                    <m:ctrlPr>
                      <w:rPr>
                        <w:rFonts w:ascii="Cambria Math" w:hAnsi="Cambria Math"/>
                        <w:color w:val="auto"/>
                        <w:sz w:val="24"/>
                        <w:szCs w:val="24"/>
                      </w:rPr>
                    </m:ctrlPr>
                  </m:naryPr>
                  <m:sub>
                    <m:r>
                      <w:rPr>
                        <w:rFonts w:ascii="Cambria Math" w:hAnsi="Cambria Math"/>
                        <w:color w:val="auto"/>
                        <w:sz w:val="24"/>
                        <w:szCs w:val="24"/>
                      </w:rPr>
                      <m:t>i=1</m:t>
                    </m:r>
                  </m:sub>
                  <m:sup>
                    <m:r>
                      <w:rPr>
                        <w:rFonts w:ascii="Cambria Math" w:hAnsi="Cambria Math"/>
                        <w:color w:val="auto"/>
                        <w:sz w:val="24"/>
                        <w:szCs w:val="24"/>
                      </w:rPr>
                      <m:t>N</m:t>
                    </m:r>
                  </m:sup>
                  <m:e>
                    <m:nary>
                      <m:naryPr>
                        <m:chr m:val="∑"/>
                        <m:limLoc m:val="undOvr"/>
                        <m:ctrlPr>
                          <w:rPr>
                            <w:rFonts w:ascii="Cambria Math" w:hAnsi="Cambria Math"/>
                            <w:color w:val="auto"/>
                            <w:sz w:val="24"/>
                            <w:szCs w:val="24"/>
                          </w:rPr>
                        </m:ctrlPr>
                      </m:naryPr>
                      <m:sub>
                        <m:r>
                          <w:rPr>
                            <w:rFonts w:ascii="Cambria Math" w:hAnsi="Cambria Math"/>
                            <w:color w:val="auto"/>
                            <w:sz w:val="24"/>
                            <w:szCs w:val="24"/>
                          </w:rPr>
                          <m:t>j=1</m:t>
                        </m:r>
                      </m:sub>
                      <m:sup>
                        <m:r>
                          <w:rPr>
                            <w:rFonts w:ascii="Cambria Math" w:hAnsi="Cambria Math"/>
                            <w:color w:val="auto"/>
                            <w:sz w:val="24"/>
                            <w:szCs w:val="24"/>
                          </w:rPr>
                          <m:t>N</m:t>
                        </m:r>
                      </m:sup>
                      <m:e>
                        <m:f>
                          <m:fPr>
                            <m:ctrlPr>
                              <w:rPr>
                                <w:rFonts w:ascii="Cambria Math" w:hAnsi="Cambria Math"/>
                                <w:color w:val="auto"/>
                                <w:sz w:val="24"/>
                                <w:szCs w:val="24"/>
                              </w:rPr>
                            </m:ctrlPr>
                          </m:fPr>
                          <m:num>
                            <m:sSub>
                              <m:sSubPr>
                                <m:ctrlPr>
                                  <w:rPr>
                                    <w:rFonts w:ascii="Cambria Math" w:hAnsi="Cambria Math"/>
                                    <w:color w:val="auto"/>
                                    <w:sz w:val="24"/>
                                    <w:szCs w:val="24"/>
                                  </w:rPr>
                                </m:ctrlPr>
                              </m:sSubPr>
                              <m:e>
                                <m:r>
                                  <w:rPr>
                                    <w:rFonts w:ascii="Cambria Math" w:hAnsi="Cambria Math"/>
                                    <w:color w:val="auto"/>
                                    <w:sz w:val="24"/>
                                    <w:szCs w:val="24"/>
                                  </w:rPr>
                                  <m:t>a</m:t>
                                </m:r>
                              </m:e>
                              <m:sub>
                                <m:r>
                                  <w:rPr>
                                    <w:rFonts w:ascii="Cambria Math" w:hAnsi="Cambria Math"/>
                                    <w:color w:val="auto"/>
                                    <w:sz w:val="24"/>
                                    <w:szCs w:val="24"/>
                                  </w:rPr>
                                  <m:t>i</m:t>
                                </m:r>
                              </m:sub>
                            </m:sSub>
                            <m:r>
                              <w:rPr>
                                <w:rFonts w:ascii="Cambria Math" w:hAnsi="Cambria Math"/>
                                <w:color w:val="auto"/>
                                <w:sz w:val="24"/>
                                <w:szCs w:val="24"/>
                              </w:rPr>
                              <m:t>-</m:t>
                            </m:r>
                            <m:sSub>
                              <m:sSubPr>
                                <m:ctrlPr>
                                  <w:rPr>
                                    <w:rFonts w:ascii="Cambria Math" w:hAnsi="Cambria Math"/>
                                    <w:color w:val="auto"/>
                                    <w:sz w:val="24"/>
                                    <w:szCs w:val="24"/>
                                  </w:rPr>
                                </m:ctrlPr>
                              </m:sSubPr>
                              <m:e>
                                <m:r>
                                  <w:rPr>
                                    <w:rFonts w:ascii="Cambria Math" w:hAnsi="Cambria Math"/>
                                    <w:color w:val="auto"/>
                                    <w:sz w:val="24"/>
                                    <w:szCs w:val="24"/>
                                  </w:rPr>
                                  <m:t>a</m:t>
                                </m:r>
                              </m:e>
                              <m:sub>
                                <m:r>
                                  <w:rPr>
                                    <w:rFonts w:ascii="Cambria Math" w:hAnsi="Cambria Math"/>
                                    <w:color w:val="auto"/>
                                    <w:sz w:val="24"/>
                                    <w:szCs w:val="24"/>
                                  </w:rPr>
                                  <m:t>j</m:t>
                                </m:r>
                              </m:sub>
                            </m:sSub>
                          </m:num>
                          <m:den>
                            <m:sSup>
                              <m:sSupPr>
                                <m:ctrlPr>
                                  <w:rPr>
                                    <w:rFonts w:ascii="Cambria Math" w:hAnsi="Cambria Math"/>
                                    <w:color w:val="auto"/>
                                    <w:sz w:val="24"/>
                                    <w:szCs w:val="24"/>
                                  </w:rPr>
                                </m:ctrlPr>
                              </m:sSupPr>
                              <m:e>
                                <m:r>
                                  <w:rPr>
                                    <w:rFonts w:ascii="Cambria Math" w:hAnsi="Cambria Math"/>
                                    <w:color w:val="auto"/>
                                    <w:sz w:val="24"/>
                                    <w:szCs w:val="24"/>
                                  </w:rPr>
                                  <m:t>N</m:t>
                                </m:r>
                              </m:e>
                              <m:sup>
                                <m:r>
                                  <w:rPr>
                                    <w:rFonts w:ascii="Cambria Math" w:hAnsi="Cambria Math"/>
                                    <w:color w:val="auto"/>
                                    <w:sz w:val="24"/>
                                    <w:szCs w:val="24"/>
                                  </w:rPr>
                                  <m:t>2</m:t>
                                </m:r>
                              </m:sup>
                            </m:sSup>
                          </m:den>
                        </m:f>
                      </m:e>
                    </m:nary>
                  </m:e>
                </m:nary>
                <m:r>
                  <w:rPr>
                    <w:rFonts w:ascii="Cambria Math" w:hAnsi="Cambria Math"/>
                    <w:color w:val="auto"/>
                    <w:sz w:val="24"/>
                    <w:szCs w:val="24"/>
                  </w:rPr>
                  <m:t>,</m:t>
                </m:r>
              </m:oMath>
            </m:oMathPara>
          </w:p>
        </w:tc>
        <w:tc>
          <w:tcPr>
            <w:tcW w:w="3024" w:type="dxa"/>
            <w:hideMark/>
          </w:tcPr>
          <w:p w:rsidR="00725918" w:rsidRPr="003F01A6" w:rsidRDefault="00725918" w:rsidP="005C066F">
            <w:pPr>
              <w:spacing w:line="480" w:lineRule="auto"/>
              <w:jc w:val="right"/>
            </w:pPr>
            <w:r w:rsidRPr="003F01A6">
              <w:t>(7)</w:t>
            </w:r>
          </w:p>
        </w:tc>
      </w:tr>
    </w:tbl>
    <w:p w:rsidR="00725918" w:rsidRPr="003F01A6" w:rsidRDefault="00725918" w:rsidP="005C066F">
      <w:pPr>
        <w:spacing w:line="480" w:lineRule="auto"/>
        <w:jc w:val="both"/>
        <w:rPr>
          <w:rFonts w:ascii="Times New Roman" w:hAnsi="Times New Roman" w:cs="Times New Roman"/>
        </w:rPr>
      </w:pPr>
      <w:r w:rsidRPr="003F01A6">
        <w:rPr>
          <w:rFonts w:ascii="Times New Roman" w:hAnsi="Times New Roman" w:cs="Times New Roman"/>
        </w:rPr>
        <w:t xml:space="preserve">where i and j are the indices of summation and N = 16. The </w:t>
      </w:r>
      <w:r w:rsidRPr="003F01A6">
        <w:rPr>
          <w:rFonts w:ascii="Times New Roman" w:hAnsi="Times New Roman" w:cs="Times New Roman"/>
          <w:bCs/>
          <w:lang w:eastAsia="x-none"/>
        </w:rPr>
        <w:t>SI value of a particular input current scheme indicates how well the different input patterns can be distinguished from the closeness of output values. Thus, we can infer that, the input current scheme having highest SI value is the most suited for performing classification and recognition tasks.</w:t>
      </w:r>
      <w:r w:rsidRPr="003F01A6">
        <w:rPr>
          <w:rFonts w:ascii="Times New Roman" w:hAnsi="Times New Roman" w:cs="Times New Roman"/>
        </w:rPr>
        <w:tab/>
      </w:r>
    </w:p>
    <w:p w:rsidR="00725918" w:rsidRPr="003F01A6" w:rsidRDefault="00725918" w:rsidP="005C066F">
      <w:pPr>
        <w:pStyle w:val="Head2"/>
      </w:pPr>
      <w:r w:rsidRPr="003F01A6">
        <w:t>4.3. Read-out layer training and classification</w:t>
      </w:r>
    </w:p>
    <w:p w:rsidR="00725918" w:rsidRPr="003F01A6" w:rsidRDefault="00725918" w:rsidP="005C066F">
      <w:pPr>
        <w:spacing w:line="480" w:lineRule="auto"/>
        <w:ind w:firstLine="720"/>
        <w:jc w:val="both"/>
        <w:rPr>
          <w:rFonts w:ascii="Times New Roman" w:hAnsi="Times New Roman" w:cs="Times New Roman"/>
        </w:rPr>
      </w:pPr>
      <w:r w:rsidRPr="003F01A6">
        <w:rPr>
          <w:rFonts w:ascii="Times New Roman" w:hAnsi="Times New Roman" w:cs="Times New Roman"/>
        </w:rPr>
        <w:t xml:space="preserve">The original greyscale images are converted to binary black and white images, following which each image is divided into 4-bit patterns striding horizontally, resulting in a 196 </w:t>
      </w:r>
      <w:r w:rsidRPr="003F01A6">
        <w:rPr>
          <w:rFonts w:ascii="Cambria Math" w:hAnsi="Cambria Math" w:cs="Cambria Math"/>
        </w:rPr>
        <w:t>⨯</w:t>
      </w:r>
      <w:r w:rsidRPr="003F01A6">
        <w:rPr>
          <w:rFonts w:ascii="Times New Roman" w:hAnsi="Times New Roman" w:cs="Times New Roman"/>
        </w:rPr>
        <w:t xml:space="preserve"> 4 matrix</w:t>
      </w:r>
      <w:r w:rsidR="0075555B">
        <w:rPr>
          <w:rFonts w:ascii="Times New Roman" w:hAnsi="Times New Roman" w:cs="Times New Roman"/>
        </w:rPr>
        <w:t>.</w:t>
      </w:r>
      <w:r w:rsidRPr="003F01A6">
        <w:rPr>
          <w:rFonts w:ascii="Times New Roman" w:hAnsi="Times New Roman" w:cs="Times New Roman"/>
        </w:rPr>
        <w:t xml:space="preserve"> In the readout layer, we use both linear and logistic regression functions executed in Matlab software. During learning process, for a particular image, the output amplitudes are mapped into a one dimensional feature vector of 196 elements. This process is repeated for all 60000 training images, creating a 60000 </w:t>
      </w:r>
      <w:r w:rsidRPr="003F01A6">
        <w:rPr>
          <w:rFonts w:ascii="Cambria Math" w:hAnsi="Cambria Math" w:cs="Cambria Math"/>
        </w:rPr>
        <w:t>⨯</w:t>
      </w:r>
      <w:r w:rsidRPr="003F01A6">
        <w:rPr>
          <w:rFonts w:ascii="Times New Roman" w:hAnsi="Times New Roman" w:cs="Times New Roman"/>
        </w:rPr>
        <w:t xml:space="preserve"> 196 output matrix </w:t>
      </w:r>
      <w:r w:rsidRPr="003F01A6">
        <w:rPr>
          <w:rFonts w:ascii="Times New Roman" w:hAnsi="Times New Roman" w:cs="Times New Roman"/>
          <w:b/>
        </w:rPr>
        <w:t>O</w:t>
      </w:r>
      <w:r w:rsidRPr="003F01A6">
        <w:rPr>
          <w:rFonts w:ascii="Times New Roman" w:hAnsi="Times New Roman" w:cs="Times New Roman"/>
        </w:rPr>
        <w:t xml:space="preserve">. The 196 </w:t>
      </w:r>
      <w:r w:rsidRPr="003F01A6">
        <w:rPr>
          <w:rFonts w:ascii="Cambria Math" w:hAnsi="Cambria Math" w:cs="Cambria Math"/>
        </w:rPr>
        <w:t>⨯</w:t>
      </w:r>
      <w:r w:rsidRPr="003F01A6">
        <w:rPr>
          <w:rFonts w:ascii="Times New Roman" w:hAnsi="Times New Roman" w:cs="Times New Roman"/>
        </w:rPr>
        <w:t xml:space="preserve"> 10 weight matrix </w:t>
      </w:r>
      <w:r w:rsidRPr="003F01A6">
        <w:rPr>
          <w:rFonts w:ascii="Times New Roman" w:hAnsi="Times New Roman" w:cs="Times New Roman"/>
          <w:b/>
        </w:rPr>
        <w:t>W</w:t>
      </w:r>
      <w:r w:rsidRPr="003F01A6">
        <w:rPr>
          <w:rFonts w:ascii="Times New Roman" w:hAnsi="Times New Roman" w:cs="Times New Roman"/>
        </w:rPr>
        <w:t xml:space="preserve"> (where each column corresponds to each digit from 0 to 9) is calculated using the output matrix </w:t>
      </w:r>
      <w:r w:rsidRPr="003F01A6">
        <w:rPr>
          <w:rFonts w:ascii="Times New Roman" w:hAnsi="Times New Roman" w:cs="Times New Roman"/>
          <w:b/>
        </w:rPr>
        <w:t>O</w:t>
      </w:r>
      <w:r w:rsidRPr="003F01A6">
        <w:rPr>
          <w:rFonts w:ascii="Times New Roman" w:hAnsi="Times New Roman" w:cs="Times New Roman"/>
        </w:rPr>
        <w:t xml:space="preserve"> and a label matrix</w:t>
      </w:r>
      <w:r w:rsidRPr="003F01A6">
        <w:rPr>
          <w:rFonts w:ascii="Times New Roman" w:hAnsi="Times New Roman" w:cs="Times New Roman"/>
          <w:b/>
        </w:rPr>
        <w:t xml:space="preserve"> L</w:t>
      </w:r>
      <w:r w:rsidRPr="003F01A6">
        <w:rPr>
          <w:rFonts w:ascii="Times New Roman" w:hAnsi="Times New Roman" w:cs="Times New Roman"/>
        </w:rPr>
        <w:t xml:space="preserve"> (60000 </w:t>
      </w:r>
      <w:r w:rsidRPr="003F01A6">
        <w:rPr>
          <w:rFonts w:ascii="Cambria Math" w:hAnsi="Cambria Math" w:cs="Cambria Math"/>
        </w:rPr>
        <w:t>⨯</w:t>
      </w:r>
      <w:r w:rsidRPr="003F01A6">
        <w:rPr>
          <w:rFonts w:ascii="Times New Roman" w:hAnsi="Times New Roman" w:cs="Times New Roman"/>
        </w:rPr>
        <w:t xml:space="preserve"> 10) containing the true labels for each training image. In each row of the label matrix, the (</w:t>
      </w:r>
      <w:r w:rsidRPr="003F01A6">
        <w:rPr>
          <w:rFonts w:ascii="Times New Roman" w:hAnsi="Times New Roman" w:cs="Times New Roman"/>
          <w:i/>
        </w:rPr>
        <w:t>l</w:t>
      </w:r>
      <w:r w:rsidRPr="003F01A6">
        <w:rPr>
          <w:rFonts w:ascii="Times New Roman" w:hAnsi="Times New Roman" w:cs="Times New Roman"/>
        </w:rPr>
        <w:t>+1)</w:t>
      </w:r>
      <w:r w:rsidRPr="003F01A6">
        <w:rPr>
          <w:rFonts w:ascii="Times New Roman" w:hAnsi="Times New Roman" w:cs="Times New Roman"/>
          <w:vertAlign w:val="superscript"/>
        </w:rPr>
        <w:t xml:space="preserve">th </w:t>
      </w:r>
      <w:r w:rsidRPr="003F01A6">
        <w:rPr>
          <w:rFonts w:ascii="Times New Roman" w:hAnsi="Times New Roman" w:cs="Times New Roman"/>
        </w:rPr>
        <w:t>column has a value 1 and the remaining columns have value 0, where</w:t>
      </w:r>
      <w:r w:rsidRPr="003F01A6">
        <w:rPr>
          <w:rFonts w:ascii="Times New Roman" w:hAnsi="Times New Roman" w:cs="Times New Roman"/>
          <w:i/>
        </w:rPr>
        <w:t xml:space="preserve"> l </w:t>
      </w:r>
      <w:r w:rsidRPr="003F01A6">
        <w:rPr>
          <w:rFonts w:ascii="Times New Roman" w:hAnsi="Times New Roman" w:cs="Times New Roman"/>
        </w:rPr>
        <w:t>is the true digit (</w:t>
      </w:r>
      <w:r w:rsidRPr="003F01A6">
        <w:rPr>
          <w:rFonts w:ascii="Times New Roman" w:hAnsi="Times New Roman" w:cs="Times New Roman"/>
          <w:i/>
        </w:rPr>
        <w:t>l</w:t>
      </w:r>
      <w:r w:rsidRPr="003F01A6">
        <w:rPr>
          <w:rFonts w:ascii="Times New Roman" w:hAnsi="Times New Roman" w:cs="Times New Roman"/>
        </w:rPr>
        <w:t>=0, 1...9).</w:t>
      </w:r>
    </w:p>
    <w:p w:rsidR="00725918" w:rsidRPr="003F01A6" w:rsidRDefault="00725918" w:rsidP="005C066F">
      <w:pPr>
        <w:tabs>
          <w:tab w:val="left" w:pos="90"/>
        </w:tabs>
        <w:spacing w:line="480" w:lineRule="auto"/>
        <w:ind w:firstLine="720"/>
        <w:jc w:val="both"/>
        <w:rPr>
          <w:rFonts w:ascii="Times New Roman" w:hAnsi="Times New Roman" w:cs="Times New Roman"/>
        </w:rPr>
      </w:pPr>
      <w:r w:rsidRPr="003F01A6">
        <w:rPr>
          <w:rFonts w:ascii="Times New Roman" w:hAnsi="Times New Roman" w:cs="Times New Roman"/>
        </w:rPr>
        <w:t xml:space="preserve">In linear regression, assuming a linear relationship between the output matrix </w:t>
      </w:r>
      <w:r w:rsidRPr="003F01A6">
        <w:rPr>
          <w:rFonts w:ascii="Times New Roman" w:hAnsi="Times New Roman" w:cs="Times New Roman"/>
          <w:b/>
        </w:rPr>
        <w:t xml:space="preserve">O </w:t>
      </w:r>
      <w:r w:rsidRPr="003F01A6">
        <w:rPr>
          <w:rFonts w:ascii="Times New Roman" w:hAnsi="Times New Roman" w:cs="Times New Roman"/>
        </w:rPr>
        <w:t xml:space="preserve">and the label matrix </w:t>
      </w:r>
      <w:r w:rsidRPr="003F01A6">
        <w:rPr>
          <w:rFonts w:ascii="Times New Roman" w:hAnsi="Times New Roman" w:cs="Times New Roman"/>
          <w:b/>
        </w:rPr>
        <w:t>L</w:t>
      </w:r>
      <w:r w:rsidRPr="003F01A6">
        <w:rPr>
          <w:rFonts w:ascii="Times New Roman" w:hAnsi="Times New Roman" w:cs="Times New Roman"/>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725918" w:rsidRPr="003F01A6" w:rsidTr="000C3307">
        <w:trPr>
          <w:jc w:val="center"/>
        </w:trPr>
        <w:tc>
          <w:tcPr>
            <w:tcW w:w="350" w:type="pct"/>
          </w:tcPr>
          <w:p w:rsidR="00725918" w:rsidRPr="003F01A6" w:rsidRDefault="00725918" w:rsidP="005C066F">
            <w:pPr>
              <w:spacing w:line="480" w:lineRule="auto"/>
              <w:jc w:val="both"/>
            </w:pPr>
          </w:p>
        </w:tc>
        <w:tc>
          <w:tcPr>
            <w:tcW w:w="4300" w:type="pct"/>
            <w:hideMark/>
          </w:tcPr>
          <w:p w:rsidR="00725918" w:rsidRPr="003F01A6" w:rsidRDefault="00725918" w:rsidP="005C066F">
            <w:pPr>
              <w:pStyle w:val="Caption"/>
              <w:spacing w:line="480" w:lineRule="auto"/>
              <w:jc w:val="center"/>
              <w:rPr>
                <w:i w:val="0"/>
                <w:color w:val="auto"/>
              </w:rPr>
            </w:pPr>
            <m:oMathPara>
              <m:oMath>
                <m:r>
                  <m:rPr>
                    <m:sty m:val="bi"/>
                  </m:rPr>
                  <w:rPr>
                    <w:rFonts w:ascii="Cambria Math" w:hAnsi="Cambria Math"/>
                    <w:color w:val="auto"/>
                    <w:sz w:val="24"/>
                    <w:szCs w:val="24"/>
                  </w:rPr>
                  <m:t>OW=L.</m:t>
                </m:r>
              </m:oMath>
            </m:oMathPara>
          </w:p>
        </w:tc>
        <w:tc>
          <w:tcPr>
            <w:tcW w:w="3024" w:type="dxa"/>
            <w:hideMark/>
          </w:tcPr>
          <w:p w:rsidR="00725918" w:rsidRPr="003F01A6" w:rsidRDefault="00725918" w:rsidP="005C066F">
            <w:pPr>
              <w:spacing w:line="480" w:lineRule="auto"/>
              <w:jc w:val="right"/>
            </w:pPr>
            <w:r w:rsidRPr="003F01A6">
              <w:t>(8)</w:t>
            </w:r>
          </w:p>
        </w:tc>
      </w:tr>
    </w:tbl>
    <w:p w:rsidR="00725918" w:rsidRPr="003F01A6" w:rsidRDefault="00725918" w:rsidP="005C066F">
      <w:pPr>
        <w:spacing w:line="480" w:lineRule="auto"/>
        <w:jc w:val="both"/>
        <w:rPr>
          <w:rFonts w:ascii="Times New Roman" w:hAnsi="Times New Roman" w:cs="Times New Roman"/>
        </w:rPr>
      </w:pPr>
      <w:r w:rsidRPr="003F01A6">
        <w:rPr>
          <w:rFonts w:ascii="Times New Roman" w:hAnsi="Times New Roman" w:cs="Times New Roman"/>
        </w:rPr>
        <w:t xml:space="preserve"> We find the weight matrix </w:t>
      </w:r>
      <w:r w:rsidRPr="003F01A6">
        <w:rPr>
          <w:rFonts w:ascii="Times New Roman" w:hAnsi="Times New Roman" w:cs="Times New Roman"/>
          <w:b/>
        </w:rPr>
        <w:t xml:space="preserve">W </w:t>
      </w:r>
      <w:r w:rsidRPr="003F01A6">
        <w:rPr>
          <w:rFonts w:ascii="Times New Roman" w:hAnsi="Times New Roman" w:cs="Times New Roman"/>
        </w:rPr>
        <w:t xml:space="preserve">using the pseudo inverse </w:t>
      </w:r>
      <w:r w:rsidRPr="003F01A6">
        <w:rPr>
          <w:rFonts w:ascii="Times New Roman" w:hAnsi="Times New Roman" w:cs="Times New Roman"/>
          <w:b/>
        </w:rPr>
        <w:t>O</w:t>
      </w:r>
      <w:r w:rsidRPr="003F01A6">
        <w:rPr>
          <w:rFonts w:ascii="Times New Roman" w:hAnsi="Times New Roman" w:cs="Times New Roman"/>
          <w:b/>
          <w:vertAlign w:val="superscript"/>
        </w:rPr>
        <w:t>†</w:t>
      </w:r>
      <w:r w:rsidRPr="003F01A6">
        <w:rPr>
          <w:rFonts w:ascii="Times New Roman" w:hAnsi="Times New Roman" w:cs="Times New Roman"/>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725918" w:rsidRPr="003F01A6" w:rsidTr="000C3307">
        <w:trPr>
          <w:jc w:val="center"/>
        </w:trPr>
        <w:tc>
          <w:tcPr>
            <w:tcW w:w="350" w:type="pct"/>
          </w:tcPr>
          <w:p w:rsidR="00725918" w:rsidRPr="003F01A6" w:rsidRDefault="00725918" w:rsidP="005C066F">
            <w:pPr>
              <w:spacing w:line="480" w:lineRule="auto"/>
              <w:jc w:val="both"/>
            </w:pPr>
          </w:p>
        </w:tc>
        <w:tc>
          <w:tcPr>
            <w:tcW w:w="4300" w:type="pct"/>
            <w:hideMark/>
          </w:tcPr>
          <w:p w:rsidR="00725918" w:rsidRPr="003F01A6" w:rsidRDefault="00725918" w:rsidP="005C066F">
            <w:pPr>
              <w:pStyle w:val="Caption"/>
              <w:spacing w:line="480" w:lineRule="auto"/>
              <w:jc w:val="center"/>
              <w:rPr>
                <w:i w:val="0"/>
                <w:color w:val="auto"/>
              </w:rPr>
            </w:pPr>
            <m:oMathPara>
              <m:oMath>
                <m:r>
                  <m:rPr>
                    <m:sty m:val="bi"/>
                  </m:rPr>
                  <w:rPr>
                    <w:rFonts w:ascii="Cambria Math" w:hAnsi="Cambria Math"/>
                    <w:color w:val="auto"/>
                    <w:sz w:val="24"/>
                    <w:szCs w:val="24"/>
                  </w:rPr>
                  <m:t>W=</m:t>
                </m:r>
                <m:sSup>
                  <m:sSupPr>
                    <m:ctrlPr>
                      <w:rPr>
                        <w:rFonts w:ascii="Cambria Math" w:hAnsi="Cambria Math"/>
                        <w:b/>
                        <w:i w:val="0"/>
                        <w:color w:val="auto"/>
                        <w:sz w:val="24"/>
                        <w:szCs w:val="24"/>
                      </w:rPr>
                    </m:ctrlPr>
                  </m:sSupPr>
                  <m:e>
                    <m:r>
                      <m:rPr>
                        <m:sty m:val="bi"/>
                      </m:rPr>
                      <w:rPr>
                        <w:rFonts w:ascii="Cambria Math" w:hAnsi="Cambria Math"/>
                        <w:color w:val="auto"/>
                        <w:sz w:val="24"/>
                        <w:szCs w:val="24"/>
                      </w:rPr>
                      <m:t>O</m:t>
                    </m:r>
                  </m:e>
                  <m:sup>
                    <m:r>
                      <m:rPr>
                        <m:sty m:val="bi"/>
                      </m:rPr>
                      <w:rPr>
                        <w:rFonts w:ascii="Cambria Math" w:hAnsi="Cambria Math"/>
                        <w:color w:val="auto"/>
                        <w:sz w:val="24"/>
                        <w:szCs w:val="24"/>
                      </w:rPr>
                      <m:t>†</m:t>
                    </m:r>
                  </m:sup>
                </m:sSup>
                <m:r>
                  <m:rPr>
                    <m:sty m:val="bi"/>
                  </m:rPr>
                  <w:rPr>
                    <w:rFonts w:ascii="Cambria Math" w:hAnsi="Cambria Math"/>
                    <w:color w:val="auto"/>
                    <w:sz w:val="24"/>
                    <w:szCs w:val="24"/>
                  </w:rPr>
                  <m:t>L.</m:t>
                </m:r>
              </m:oMath>
            </m:oMathPara>
          </w:p>
        </w:tc>
        <w:tc>
          <w:tcPr>
            <w:tcW w:w="3024" w:type="dxa"/>
            <w:hideMark/>
          </w:tcPr>
          <w:p w:rsidR="00725918" w:rsidRPr="003F01A6" w:rsidRDefault="00725918" w:rsidP="005C066F">
            <w:pPr>
              <w:spacing w:line="480" w:lineRule="auto"/>
              <w:jc w:val="right"/>
            </w:pPr>
            <w:r w:rsidRPr="003F01A6">
              <w:t>(9)</w:t>
            </w:r>
          </w:p>
        </w:tc>
      </w:tr>
    </w:tbl>
    <w:p w:rsidR="00725918" w:rsidRPr="003F01A6" w:rsidRDefault="00725918" w:rsidP="005C066F">
      <w:pPr>
        <w:spacing w:line="480" w:lineRule="auto"/>
        <w:jc w:val="both"/>
        <w:rPr>
          <w:rFonts w:ascii="Times New Roman" w:hAnsi="Times New Roman" w:cs="Times New Roman"/>
        </w:rPr>
      </w:pPr>
      <w:r w:rsidRPr="003F01A6">
        <w:rPr>
          <w:rFonts w:ascii="Times New Roman" w:hAnsi="Times New Roman" w:cs="Times New Roman"/>
        </w:rPr>
        <w:t xml:space="preserve"> In logistic regression, we assume the relation between </w:t>
      </w:r>
      <w:r w:rsidRPr="003F01A6">
        <w:rPr>
          <w:rFonts w:ascii="Times New Roman" w:hAnsi="Times New Roman" w:cs="Times New Roman"/>
          <w:b/>
        </w:rPr>
        <w:t xml:space="preserve">O </w:t>
      </w:r>
      <w:r w:rsidRPr="003F01A6">
        <w:rPr>
          <w:rFonts w:ascii="Times New Roman" w:hAnsi="Times New Roman" w:cs="Times New Roman"/>
        </w:rPr>
        <w:t xml:space="preserve">and </w:t>
      </w:r>
      <w:r w:rsidRPr="003F01A6">
        <w:rPr>
          <w:rFonts w:ascii="Times New Roman" w:hAnsi="Times New Roman" w:cs="Times New Roman"/>
          <w:b/>
        </w:rPr>
        <w:t>L</w:t>
      </w:r>
      <w:r w:rsidRPr="003F01A6">
        <w:rPr>
          <w:rFonts w:ascii="Times New Roman" w:hAnsi="Times New Roman" w:cs="Times New Roman"/>
        </w:rPr>
        <w:t xml:space="preserve"> to be of the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725918" w:rsidRPr="003F01A6" w:rsidTr="000C3307">
        <w:trPr>
          <w:jc w:val="center"/>
        </w:trPr>
        <w:tc>
          <w:tcPr>
            <w:tcW w:w="350" w:type="pct"/>
          </w:tcPr>
          <w:p w:rsidR="00725918" w:rsidRPr="003F01A6" w:rsidRDefault="00725918" w:rsidP="005C066F">
            <w:pPr>
              <w:spacing w:line="480" w:lineRule="auto"/>
              <w:jc w:val="both"/>
            </w:pPr>
          </w:p>
        </w:tc>
        <w:tc>
          <w:tcPr>
            <w:tcW w:w="4300" w:type="pct"/>
            <w:hideMark/>
          </w:tcPr>
          <w:p w:rsidR="00725918" w:rsidRPr="003F01A6" w:rsidRDefault="008C7521" w:rsidP="005C066F">
            <w:pPr>
              <w:pStyle w:val="Caption"/>
              <w:spacing w:line="480" w:lineRule="auto"/>
              <w:jc w:val="center"/>
              <w:rPr>
                <w:i w:val="0"/>
                <w:color w:val="auto"/>
              </w:rPr>
            </w:pPr>
            <m:oMathPara>
              <m:oMath>
                <m:sSub>
                  <m:sSubPr>
                    <m:ctrlPr>
                      <w:rPr>
                        <w:rFonts w:ascii="Cambria Math" w:hAnsi="Cambria Math"/>
                        <w:b/>
                        <w:i w:val="0"/>
                        <w:color w:val="auto"/>
                        <w:sz w:val="24"/>
                        <w:szCs w:val="24"/>
                      </w:rPr>
                    </m:ctrlPr>
                  </m:sSubPr>
                  <m:e>
                    <m:r>
                      <m:rPr>
                        <m:sty m:val="bi"/>
                      </m:rPr>
                      <w:rPr>
                        <w:rFonts w:ascii="Cambria Math" w:hAnsi="Cambria Math"/>
                        <w:color w:val="auto"/>
                        <w:sz w:val="24"/>
                        <w:szCs w:val="24"/>
                      </w:rPr>
                      <m:t>g</m:t>
                    </m:r>
                  </m:e>
                  <m:sub>
                    <m:r>
                      <m:rPr>
                        <m:sty m:val="bi"/>
                      </m:rPr>
                      <w:rPr>
                        <w:rFonts w:ascii="Cambria Math" w:hAnsi="Cambria Math"/>
                        <w:color w:val="auto"/>
                        <w:sz w:val="24"/>
                        <w:szCs w:val="24"/>
                      </w:rPr>
                      <m:t>W</m:t>
                    </m:r>
                  </m:sub>
                </m:sSub>
                <m:d>
                  <m:dPr>
                    <m:ctrlPr>
                      <w:rPr>
                        <w:rFonts w:ascii="Cambria Math" w:hAnsi="Cambria Math"/>
                        <w:b/>
                        <w:i w:val="0"/>
                        <w:color w:val="auto"/>
                        <w:sz w:val="24"/>
                        <w:szCs w:val="24"/>
                      </w:rPr>
                    </m:ctrlPr>
                  </m:dPr>
                  <m:e>
                    <m:r>
                      <m:rPr>
                        <m:sty m:val="bi"/>
                      </m:rPr>
                      <w:rPr>
                        <w:rFonts w:ascii="Cambria Math" w:hAnsi="Cambria Math"/>
                        <w:color w:val="auto"/>
                        <w:sz w:val="24"/>
                        <w:szCs w:val="24"/>
                      </w:rPr>
                      <m:t>O</m:t>
                    </m:r>
                  </m:e>
                </m:d>
                <m:r>
                  <w:rPr>
                    <w:rFonts w:ascii="Cambria Math" w:hAnsi="Cambria Math"/>
                    <w:color w:val="auto"/>
                    <w:sz w:val="24"/>
                    <w:szCs w:val="24"/>
                  </w:rPr>
                  <m:t>=</m:t>
                </m:r>
                <m:f>
                  <m:fPr>
                    <m:ctrlPr>
                      <w:rPr>
                        <w:rFonts w:ascii="Cambria Math" w:hAnsi="Cambria Math"/>
                        <w:b/>
                        <w:i w:val="0"/>
                        <w:color w:val="auto"/>
                        <w:sz w:val="24"/>
                        <w:szCs w:val="24"/>
                      </w:rPr>
                    </m:ctrlPr>
                  </m:fPr>
                  <m:num>
                    <m:r>
                      <m:rPr>
                        <m:sty m:val="bi"/>
                      </m:rPr>
                      <w:rPr>
                        <w:rFonts w:ascii="Cambria Math" w:hAnsi="Cambria Math"/>
                        <w:color w:val="auto"/>
                        <w:sz w:val="24"/>
                        <w:szCs w:val="24"/>
                      </w:rPr>
                      <m:t>1</m:t>
                    </m:r>
                  </m:num>
                  <m:den>
                    <m:r>
                      <m:rPr>
                        <m:sty m:val="bi"/>
                      </m:rPr>
                      <w:rPr>
                        <w:rFonts w:ascii="Cambria Math" w:hAnsi="Cambria Math"/>
                        <w:color w:val="auto"/>
                        <w:sz w:val="24"/>
                        <w:szCs w:val="24"/>
                      </w:rPr>
                      <m:t>1+</m:t>
                    </m:r>
                    <m:sSup>
                      <m:sSupPr>
                        <m:ctrlPr>
                          <w:rPr>
                            <w:rFonts w:ascii="Cambria Math" w:hAnsi="Cambria Math"/>
                            <w:b/>
                            <w:i w:val="0"/>
                            <w:color w:val="auto"/>
                            <w:sz w:val="24"/>
                            <w:szCs w:val="24"/>
                          </w:rPr>
                        </m:ctrlPr>
                      </m:sSupPr>
                      <m:e>
                        <m:r>
                          <m:rPr>
                            <m:sty m:val="bi"/>
                          </m:rPr>
                          <w:rPr>
                            <w:rFonts w:ascii="Cambria Math" w:hAnsi="Cambria Math"/>
                            <w:color w:val="auto"/>
                            <w:sz w:val="24"/>
                            <w:szCs w:val="24"/>
                          </w:rPr>
                          <m:t>e</m:t>
                        </m:r>
                      </m:e>
                      <m:sup>
                        <m:r>
                          <m:rPr>
                            <m:sty m:val="bi"/>
                          </m:rPr>
                          <w:rPr>
                            <w:rFonts w:ascii="Cambria Math" w:hAnsi="Cambria Math"/>
                            <w:color w:val="auto"/>
                            <w:sz w:val="24"/>
                            <w:szCs w:val="24"/>
                          </w:rPr>
                          <m:t>-OW</m:t>
                        </m:r>
                      </m:sup>
                    </m:sSup>
                  </m:den>
                </m:f>
                <m:r>
                  <m:rPr>
                    <m:sty m:val="bi"/>
                  </m:rPr>
                  <w:rPr>
                    <w:rFonts w:ascii="Cambria Math" w:hAnsi="Cambria Math"/>
                    <w:color w:val="auto"/>
                    <w:sz w:val="24"/>
                    <w:szCs w:val="24"/>
                  </w:rPr>
                  <m:t>=L.</m:t>
                </m:r>
              </m:oMath>
            </m:oMathPara>
          </w:p>
        </w:tc>
        <w:tc>
          <w:tcPr>
            <w:tcW w:w="3024" w:type="dxa"/>
            <w:hideMark/>
          </w:tcPr>
          <w:p w:rsidR="00725918" w:rsidRPr="003F01A6" w:rsidRDefault="00725918" w:rsidP="005C066F">
            <w:pPr>
              <w:spacing w:line="480" w:lineRule="auto"/>
              <w:jc w:val="right"/>
            </w:pPr>
            <w:r w:rsidRPr="003F01A6">
              <w:t>(10)</w:t>
            </w:r>
          </w:p>
        </w:tc>
      </w:tr>
    </w:tbl>
    <w:p w:rsidR="00725918" w:rsidRPr="003F01A6" w:rsidRDefault="00725918" w:rsidP="005C066F">
      <w:pPr>
        <w:spacing w:line="480" w:lineRule="auto"/>
        <w:jc w:val="both"/>
        <w:rPr>
          <w:rFonts w:ascii="Times New Roman" w:hAnsi="Times New Roman" w:cs="Times New Roman"/>
        </w:rPr>
      </w:pPr>
      <w:r w:rsidRPr="003F01A6">
        <w:rPr>
          <w:rFonts w:ascii="Times New Roman" w:hAnsi="Times New Roman" w:cs="Times New Roman"/>
        </w:rPr>
        <w:t xml:space="preserve">We find weight matrix </w:t>
      </w:r>
      <w:r w:rsidRPr="003F01A6">
        <w:rPr>
          <w:rFonts w:ascii="Times New Roman" w:hAnsi="Times New Roman" w:cs="Times New Roman"/>
          <w:b/>
        </w:rPr>
        <w:t xml:space="preserve">W </w:t>
      </w:r>
      <w:r w:rsidRPr="003F01A6">
        <w:rPr>
          <w:rFonts w:ascii="Times New Roman" w:hAnsi="Times New Roman" w:cs="Times New Roman"/>
        </w:rPr>
        <w:t xml:space="preserve">by the minimization of a cost function </w:t>
      </w:r>
      <w:r w:rsidRPr="003F01A6">
        <w:rPr>
          <w:rFonts w:ascii="Times New Roman" w:hAnsi="Times New Roman" w:cs="Times New Roman"/>
          <w:b/>
        </w:rPr>
        <w:t xml:space="preserve">J(W) </w:t>
      </w:r>
      <w:r w:rsidRPr="003F01A6">
        <w:rPr>
          <w:rFonts w:ascii="Times New Roman" w:hAnsi="Times New Roman" w:cs="Times New Roman"/>
        </w:rPr>
        <w:t xml:space="preserve">given by,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725918" w:rsidRPr="003F01A6" w:rsidTr="000C3307">
        <w:trPr>
          <w:jc w:val="center"/>
        </w:trPr>
        <w:tc>
          <w:tcPr>
            <w:tcW w:w="350" w:type="pct"/>
          </w:tcPr>
          <w:p w:rsidR="00725918" w:rsidRPr="003F01A6" w:rsidRDefault="00725918" w:rsidP="005C066F">
            <w:pPr>
              <w:spacing w:line="480" w:lineRule="auto"/>
              <w:jc w:val="both"/>
            </w:pPr>
          </w:p>
        </w:tc>
        <w:tc>
          <w:tcPr>
            <w:tcW w:w="4300" w:type="pct"/>
            <w:hideMark/>
          </w:tcPr>
          <w:p w:rsidR="00725918" w:rsidRPr="003F01A6" w:rsidRDefault="00725918" w:rsidP="005C066F">
            <w:pPr>
              <w:pStyle w:val="Caption"/>
              <w:spacing w:line="480" w:lineRule="auto"/>
              <w:jc w:val="center"/>
              <w:rPr>
                <w:color w:val="auto"/>
              </w:rPr>
            </w:pPr>
            <m:oMathPara>
              <m:oMath>
                <m:r>
                  <m:rPr>
                    <m:sty m:val="bi"/>
                  </m:rPr>
                  <w:rPr>
                    <w:rFonts w:ascii="Cambria Math" w:hAnsi="Cambria Math"/>
                    <w:color w:val="auto"/>
                    <w:sz w:val="24"/>
                    <w:szCs w:val="24"/>
                  </w:rPr>
                  <m:t>J</m:t>
                </m:r>
                <m:d>
                  <m:dPr>
                    <m:ctrlPr>
                      <w:rPr>
                        <w:rFonts w:ascii="Cambria Math" w:hAnsi="Cambria Math"/>
                        <w:b/>
                        <w:i w:val="0"/>
                        <w:color w:val="auto"/>
                        <w:sz w:val="24"/>
                        <w:szCs w:val="24"/>
                      </w:rPr>
                    </m:ctrlPr>
                  </m:dPr>
                  <m:e>
                    <m:r>
                      <m:rPr>
                        <m:sty m:val="bi"/>
                      </m:rPr>
                      <w:rPr>
                        <w:rFonts w:ascii="Cambria Math" w:hAnsi="Cambria Math"/>
                        <w:color w:val="auto"/>
                        <w:sz w:val="24"/>
                        <w:szCs w:val="24"/>
                      </w:rPr>
                      <m:t>W</m:t>
                    </m:r>
                  </m:e>
                </m:d>
                <m:r>
                  <m:rPr>
                    <m:sty m:val="bi"/>
                  </m:rPr>
                  <w:rPr>
                    <w:rFonts w:ascii="Cambria Math" w:hAnsi="Cambria Math"/>
                    <w:color w:val="auto"/>
                    <w:sz w:val="24"/>
                    <w:szCs w:val="24"/>
                  </w:rPr>
                  <m:t>=</m:t>
                </m:r>
                <m:f>
                  <m:fPr>
                    <m:ctrlPr>
                      <w:rPr>
                        <w:rFonts w:ascii="Cambria Math" w:hAnsi="Cambria Math"/>
                        <w:b/>
                        <w:i w:val="0"/>
                        <w:color w:val="auto"/>
                        <w:sz w:val="24"/>
                        <w:szCs w:val="24"/>
                      </w:rPr>
                    </m:ctrlPr>
                  </m:fPr>
                  <m:num>
                    <m:r>
                      <m:rPr>
                        <m:sty m:val="bi"/>
                      </m:rPr>
                      <w:rPr>
                        <w:rFonts w:ascii="Cambria Math" w:hAnsi="Cambria Math"/>
                        <w:color w:val="auto"/>
                        <w:sz w:val="24"/>
                        <w:szCs w:val="24"/>
                      </w:rPr>
                      <m:t>1</m:t>
                    </m:r>
                  </m:num>
                  <m:den>
                    <m:r>
                      <m:rPr>
                        <m:sty m:val="bi"/>
                      </m:rPr>
                      <w:rPr>
                        <w:rFonts w:ascii="Cambria Math" w:hAnsi="Cambria Math"/>
                        <w:color w:val="auto"/>
                        <w:sz w:val="24"/>
                        <w:szCs w:val="24"/>
                      </w:rPr>
                      <m:t>m</m:t>
                    </m:r>
                  </m:den>
                </m:f>
                <m:nary>
                  <m:naryPr>
                    <m:chr m:val="∑"/>
                    <m:limLoc m:val="undOvr"/>
                    <m:ctrlPr>
                      <w:rPr>
                        <w:rFonts w:ascii="Cambria Math" w:hAnsi="Cambria Math"/>
                        <w:b/>
                        <w:i w:val="0"/>
                        <w:color w:val="auto"/>
                        <w:sz w:val="24"/>
                        <w:szCs w:val="24"/>
                      </w:rPr>
                    </m:ctrlPr>
                  </m:naryPr>
                  <m:sub>
                    <m:r>
                      <m:rPr>
                        <m:sty m:val="bi"/>
                      </m:rPr>
                      <w:rPr>
                        <w:rFonts w:ascii="Cambria Math" w:hAnsi="Cambria Math"/>
                        <w:color w:val="auto"/>
                        <w:sz w:val="24"/>
                        <w:szCs w:val="24"/>
                      </w:rPr>
                      <m:t>i=1</m:t>
                    </m:r>
                  </m:sub>
                  <m:sup>
                    <m:r>
                      <m:rPr>
                        <m:sty m:val="bi"/>
                      </m:rPr>
                      <w:rPr>
                        <w:rFonts w:ascii="Cambria Math" w:hAnsi="Cambria Math"/>
                        <w:color w:val="auto"/>
                        <w:sz w:val="24"/>
                        <w:szCs w:val="24"/>
                      </w:rPr>
                      <m:t>m</m:t>
                    </m:r>
                  </m:sup>
                  <m:e>
                    <m:d>
                      <m:dPr>
                        <m:begChr m:val="["/>
                        <m:endChr m:val="]"/>
                        <m:ctrlPr>
                          <w:rPr>
                            <w:rFonts w:ascii="Cambria Math" w:hAnsi="Cambria Math"/>
                            <w:b/>
                            <w:i w:val="0"/>
                            <w:color w:val="auto"/>
                            <w:sz w:val="24"/>
                            <w:szCs w:val="24"/>
                          </w:rPr>
                        </m:ctrlPr>
                      </m:dPr>
                      <m:e>
                        <m:r>
                          <m:rPr>
                            <m:sty m:val="bi"/>
                          </m:rPr>
                          <w:rPr>
                            <w:rFonts w:ascii="Cambria Math" w:hAnsi="Cambria Math"/>
                            <w:color w:val="auto"/>
                            <w:sz w:val="24"/>
                            <w:szCs w:val="24"/>
                          </w:rPr>
                          <m:t>-</m:t>
                        </m:r>
                        <m:sSup>
                          <m:sSupPr>
                            <m:ctrlPr>
                              <w:rPr>
                                <w:rFonts w:ascii="Cambria Math" w:hAnsi="Cambria Math"/>
                                <w:b/>
                                <w:i w:val="0"/>
                                <w:color w:val="auto"/>
                                <w:sz w:val="24"/>
                                <w:szCs w:val="24"/>
                              </w:rPr>
                            </m:ctrlPr>
                          </m:sSupPr>
                          <m:e>
                            <m:r>
                              <m:rPr>
                                <m:sty m:val="bi"/>
                              </m:rPr>
                              <w:rPr>
                                <w:rFonts w:ascii="Cambria Math" w:hAnsi="Cambria Math"/>
                                <w:color w:val="auto"/>
                                <w:sz w:val="24"/>
                                <w:szCs w:val="24"/>
                              </w:rPr>
                              <m:t>L</m:t>
                            </m:r>
                          </m:e>
                          <m:sup>
                            <m:d>
                              <m:dPr>
                                <m:ctrlPr>
                                  <w:rPr>
                                    <w:rFonts w:ascii="Cambria Math" w:hAnsi="Cambria Math"/>
                                    <w:b/>
                                    <w:i w:val="0"/>
                                    <w:color w:val="auto"/>
                                    <w:sz w:val="24"/>
                                    <w:szCs w:val="24"/>
                                  </w:rPr>
                                </m:ctrlPr>
                              </m:dPr>
                              <m:e>
                                <m:r>
                                  <m:rPr>
                                    <m:sty m:val="bi"/>
                                  </m:rPr>
                                  <w:rPr>
                                    <w:rFonts w:ascii="Cambria Math" w:hAnsi="Cambria Math"/>
                                    <w:color w:val="auto"/>
                                    <w:sz w:val="24"/>
                                    <w:szCs w:val="24"/>
                                  </w:rPr>
                                  <m:t>i</m:t>
                                </m:r>
                              </m:e>
                            </m:d>
                          </m:sup>
                        </m:sSup>
                        <m:r>
                          <m:rPr>
                            <m:sty m:val="bi"/>
                          </m:rPr>
                          <w:rPr>
                            <w:rFonts w:ascii="Cambria Math" w:hAnsi="Cambria Math"/>
                            <w:color w:val="auto"/>
                            <w:sz w:val="24"/>
                            <w:szCs w:val="24"/>
                          </w:rPr>
                          <m:t xml:space="preserve"> log</m:t>
                        </m:r>
                        <m:d>
                          <m:dPr>
                            <m:ctrlPr>
                              <w:rPr>
                                <w:rFonts w:ascii="Cambria Math" w:hAnsi="Cambria Math"/>
                                <w:b/>
                                <w:i w:val="0"/>
                                <w:color w:val="auto"/>
                                <w:sz w:val="24"/>
                                <w:szCs w:val="24"/>
                              </w:rPr>
                            </m:ctrlPr>
                          </m:dPr>
                          <m:e>
                            <m:sSub>
                              <m:sSubPr>
                                <m:ctrlPr>
                                  <w:rPr>
                                    <w:rFonts w:ascii="Cambria Math" w:hAnsi="Cambria Math"/>
                                    <w:b/>
                                    <w:i w:val="0"/>
                                    <w:color w:val="auto"/>
                                    <w:sz w:val="24"/>
                                    <w:szCs w:val="24"/>
                                  </w:rPr>
                                </m:ctrlPr>
                              </m:sSubPr>
                              <m:e>
                                <m:r>
                                  <m:rPr>
                                    <m:sty m:val="bi"/>
                                  </m:rPr>
                                  <w:rPr>
                                    <w:rFonts w:ascii="Cambria Math" w:hAnsi="Cambria Math"/>
                                    <w:color w:val="auto"/>
                                    <w:sz w:val="24"/>
                                    <w:szCs w:val="24"/>
                                  </w:rPr>
                                  <m:t>g</m:t>
                                </m:r>
                              </m:e>
                              <m:sub>
                                <m:r>
                                  <m:rPr>
                                    <m:sty m:val="bi"/>
                                  </m:rPr>
                                  <w:rPr>
                                    <w:rFonts w:ascii="Cambria Math" w:hAnsi="Cambria Math"/>
                                    <w:color w:val="auto"/>
                                    <w:sz w:val="24"/>
                                    <w:szCs w:val="24"/>
                                  </w:rPr>
                                  <m:t>W</m:t>
                                </m:r>
                              </m:sub>
                            </m:sSub>
                            <m:d>
                              <m:dPr>
                                <m:ctrlPr>
                                  <w:rPr>
                                    <w:rFonts w:ascii="Cambria Math" w:hAnsi="Cambria Math"/>
                                    <w:b/>
                                    <w:i w:val="0"/>
                                    <w:color w:val="auto"/>
                                    <w:sz w:val="24"/>
                                    <w:szCs w:val="24"/>
                                  </w:rPr>
                                </m:ctrlPr>
                              </m:dPr>
                              <m:e>
                                <m:sSup>
                                  <m:sSupPr>
                                    <m:ctrlPr>
                                      <w:rPr>
                                        <w:rFonts w:ascii="Cambria Math" w:hAnsi="Cambria Math"/>
                                        <w:b/>
                                        <w:i w:val="0"/>
                                        <w:color w:val="auto"/>
                                        <w:sz w:val="24"/>
                                        <w:szCs w:val="24"/>
                                      </w:rPr>
                                    </m:ctrlPr>
                                  </m:sSupPr>
                                  <m:e>
                                    <m:r>
                                      <m:rPr>
                                        <m:sty m:val="bi"/>
                                      </m:rPr>
                                      <w:rPr>
                                        <w:rFonts w:ascii="Cambria Math" w:hAnsi="Cambria Math"/>
                                        <w:color w:val="auto"/>
                                        <w:sz w:val="24"/>
                                        <w:szCs w:val="24"/>
                                      </w:rPr>
                                      <m:t>O</m:t>
                                    </m:r>
                                  </m:e>
                                  <m:sup>
                                    <m:d>
                                      <m:dPr>
                                        <m:ctrlPr>
                                          <w:rPr>
                                            <w:rFonts w:ascii="Cambria Math" w:hAnsi="Cambria Math"/>
                                            <w:b/>
                                            <w:i w:val="0"/>
                                            <w:color w:val="auto"/>
                                            <w:sz w:val="24"/>
                                            <w:szCs w:val="24"/>
                                          </w:rPr>
                                        </m:ctrlPr>
                                      </m:dPr>
                                      <m:e>
                                        <m:r>
                                          <m:rPr>
                                            <m:sty m:val="bi"/>
                                          </m:rPr>
                                          <w:rPr>
                                            <w:rFonts w:ascii="Cambria Math" w:hAnsi="Cambria Math"/>
                                            <w:color w:val="auto"/>
                                            <w:sz w:val="24"/>
                                            <w:szCs w:val="24"/>
                                          </w:rPr>
                                          <m:t>i</m:t>
                                        </m:r>
                                      </m:e>
                                    </m:d>
                                  </m:sup>
                                </m:sSup>
                              </m:e>
                            </m:d>
                          </m:e>
                        </m:d>
                        <m:r>
                          <m:rPr>
                            <m:sty m:val="bi"/>
                          </m:rPr>
                          <w:rPr>
                            <w:rFonts w:ascii="Cambria Math" w:hAnsi="Cambria Math"/>
                            <w:color w:val="auto"/>
                            <w:sz w:val="24"/>
                            <w:szCs w:val="24"/>
                          </w:rPr>
                          <m:t>-</m:t>
                        </m:r>
                        <m:d>
                          <m:dPr>
                            <m:ctrlPr>
                              <w:rPr>
                                <w:rFonts w:ascii="Cambria Math" w:hAnsi="Cambria Math"/>
                                <w:b/>
                                <w:i w:val="0"/>
                                <w:color w:val="auto"/>
                                <w:sz w:val="24"/>
                                <w:szCs w:val="24"/>
                              </w:rPr>
                            </m:ctrlPr>
                          </m:dPr>
                          <m:e>
                            <m:r>
                              <m:rPr>
                                <m:sty m:val="bi"/>
                              </m:rPr>
                              <w:rPr>
                                <w:rFonts w:ascii="Cambria Math" w:hAnsi="Cambria Math"/>
                                <w:color w:val="auto"/>
                                <w:sz w:val="24"/>
                                <w:szCs w:val="24"/>
                              </w:rPr>
                              <m:t>1-</m:t>
                            </m:r>
                            <m:sSup>
                              <m:sSupPr>
                                <m:ctrlPr>
                                  <w:rPr>
                                    <w:rFonts w:ascii="Cambria Math" w:hAnsi="Cambria Math"/>
                                    <w:b/>
                                    <w:i w:val="0"/>
                                    <w:color w:val="auto"/>
                                    <w:sz w:val="24"/>
                                    <w:szCs w:val="24"/>
                                  </w:rPr>
                                </m:ctrlPr>
                              </m:sSupPr>
                              <m:e>
                                <m:r>
                                  <m:rPr>
                                    <m:sty m:val="bi"/>
                                  </m:rPr>
                                  <w:rPr>
                                    <w:rFonts w:ascii="Cambria Math" w:hAnsi="Cambria Math"/>
                                    <w:color w:val="auto"/>
                                    <w:sz w:val="24"/>
                                    <w:szCs w:val="24"/>
                                  </w:rPr>
                                  <m:t>L</m:t>
                                </m:r>
                              </m:e>
                              <m:sup>
                                <m:d>
                                  <m:dPr>
                                    <m:ctrlPr>
                                      <w:rPr>
                                        <w:rFonts w:ascii="Cambria Math" w:hAnsi="Cambria Math"/>
                                        <w:b/>
                                        <w:i w:val="0"/>
                                        <w:color w:val="auto"/>
                                        <w:sz w:val="24"/>
                                        <w:szCs w:val="24"/>
                                      </w:rPr>
                                    </m:ctrlPr>
                                  </m:dPr>
                                  <m:e>
                                    <m:r>
                                      <m:rPr>
                                        <m:sty m:val="bi"/>
                                      </m:rPr>
                                      <w:rPr>
                                        <w:rFonts w:ascii="Cambria Math" w:hAnsi="Cambria Math"/>
                                        <w:color w:val="auto"/>
                                        <w:sz w:val="24"/>
                                        <w:szCs w:val="24"/>
                                      </w:rPr>
                                      <m:t>i</m:t>
                                    </m:r>
                                  </m:e>
                                </m:d>
                              </m:sup>
                            </m:sSup>
                          </m:e>
                        </m:d>
                        <m:r>
                          <m:rPr>
                            <m:sty m:val="bi"/>
                          </m:rPr>
                          <w:rPr>
                            <w:rFonts w:ascii="Cambria Math" w:hAnsi="Cambria Math"/>
                            <w:color w:val="auto"/>
                            <w:sz w:val="24"/>
                            <w:szCs w:val="24"/>
                          </w:rPr>
                          <m:t>log</m:t>
                        </m:r>
                        <m:d>
                          <m:dPr>
                            <m:ctrlPr>
                              <w:rPr>
                                <w:rFonts w:ascii="Cambria Math" w:hAnsi="Cambria Math"/>
                                <w:b/>
                                <w:i w:val="0"/>
                                <w:color w:val="auto"/>
                                <w:sz w:val="24"/>
                                <w:szCs w:val="24"/>
                              </w:rPr>
                            </m:ctrlPr>
                          </m:dPr>
                          <m:e>
                            <m:r>
                              <m:rPr>
                                <m:sty m:val="bi"/>
                              </m:rPr>
                              <w:rPr>
                                <w:rFonts w:ascii="Cambria Math" w:hAnsi="Cambria Math"/>
                                <w:color w:val="auto"/>
                                <w:sz w:val="24"/>
                                <w:szCs w:val="24"/>
                              </w:rPr>
                              <m:t>1-</m:t>
                            </m:r>
                            <m:sSub>
                              <m:sSubPr>
                                <m:ctrlPr>
                                  <w:rPr>
                                    <w:rFonts w:ascii="Cambria Math" w:hAnsi="Cambria Math"/>
                                    <w:b/>
                                    <w:i w:val="0"/>
                                    <w:color w:val="auto"/>
                                    <w:sz w:val="24"/>
                                    <w:szCs w:val="24"/>
                                  </w:rPr>
                                </m:ctrlPr>
                              </m:sSubPr>
                              <m:e>
                                <m:r>
                                  <m:rPr>
                                    <m:sty m:val="bi"/>
                                  </m:rPr>
                                  <w:rPr>
                                    <w:rFonts w:ascii="Cambria Math" w:hAnsi="Cambria Math"/>
                                    <w:color w:val="auto"/>
                                    <w:sz w:val="24"/>
                                    <w:szCs w:val="24"/>
                                  </w:rPr>
                                  <m:t>g</m:t>
                                </m:r>
                              </m:e>
                              <m:sub>
                                <m:r>
                                  <m:rPr>
                                    <m:sty m:val="bi"/>
                                  </m:rPr>
                                  <w:rPr>
                                    <w:rFonts w:ascii="Cambria Math" w:hAnsi="Cambria Math"/>
                                    <w:color w:val="auto"/>
                                    <w:sz w:val="24"/>
                                    <w:szCs w:val="24"/>
                                  </w:rPr>
                                  <m:t>W</m:t>
                                </m:r>
                              </m:sub>
                            </m:sSub>
                            <m:d>
                              <m:dPr>
                                <m:ctrlPr>
                                  <w:rPr>
                                    <w:rFonts w:ascii="Cambria Math" w:hAnsi="Cambria Math"/>
                                    <w:b/>
                                    <w:i w:val="0"/>
                                    <w:color w:val="auto"/>
                                    <w:sz w:val="24"/>
                                    <w:szCs w:val="24"/>
                                  </w:rPr>
                                </m:ctrlPr>
                              </m:dPr>
                              <m:e>
                                <m:sSup>
                                  <m:sSupPr>
                                    <m:ctrlPr>
                                      <w:rPr>
                                        <w:rFonts w:ascii="Cambria Math" w:hAnsi="Cambria Math"/>
                                        <w:b/>
                                        <w:i w:val="0"/>
                                        <w:color w:val="auto"/>
                                        <w:sz w:val="24"/>
                                        <w:szCs w:val="24"/>
                                      </w:rPr>
                                    </m:ctrlPr>
                                  </m:sSupPr>
                                  <m:e>
                                    <m:r>
                                      <m:rPr>
                                        <m:sty m:val="bi"/>
                                      </m:rPr>
                                      <w:rPr>
                                        <w:rFonts w:ascii="Cambria Math" w:hAnsi="Cambria Math"/>
                                        <w:color w:val="auto"/>
                                        <w:sz w:val="24"/>
                                        <w:szCs w:val="24"/>
                                      </w:rPr>
                                      <m:t>O</m:t>
                                    </m:r>
                                  </m:e>
                                  <m:sup>
                                    <m:d>
                                      <m:dPr>
                                        <m:ctrlPr>
                                          <w:rPr>
                                            <w:rFonts w:ascii="Cambria Math" w:hAnsi="Cambria Math"/>
                                            <w:b/>
                                            <w:i w:val="0"/>
                                            <w:color w:val="auto"/>
                                            <w:sz w:val="24"/>
                                            <w:szCs w:val="24"/>
                                          </w:rPr>
                                        </m:ctrlPr>
                                      </m:dPr>
                                      <m:e>
                                        <m:r>
                                          <m:rPr>
                                            <m:sty m:val="bi"/>
                                          </m:rPr>
                                          <w:rPr>
                                            <w:rFonts w:ascii="Cambria Math" w:hAnsi="Cambria Math"/>
                                            <w:color w:val="auto"/>
                                            <w:sz w:val="24"/>
                                            <w:szCs w:val="24"/>
                                          </w:rPr>
                                          <m:t>i</m:t>
                                        </m:r>
                                      </m:e>
                                    </m:d>
                                  </m:sup>
                                </m:sSup>
                              </m:e>
                            </m:d>
                          </m:e>
                        </m:d>
                      </m:e>
                    </m:d>
                  </m:e>
                </m:nary>
                <m:r>
                  <m:rPr>
                    <m:sty m:val="bi"/>
                  </m:rPr>
                  <w:rPr>
                    <w:rFonts w:ascii="Cambria Math" w:hAnsi="Cambria Math"/>
                    <w:color w:val="auto"/>
                    <w:sz w:val="24"/>
                    <w:szCs w:val="24"/>
                  </w:rPr>
                  <m:t>,</m:t>
                </m:r>
              </m:oMath>
            </m:oMathPara>
          </w:p>
        </w:tc>
        <w:tc>
          <w:tcPr>
            <w:tcW w:w="3024" w:type="dxa"/>
            <w:vAlign w:val="center"/>
            <w:hideMark/>
          </w:tcPr>
          <w:p w:rsidR="00725918" w:rsidRPr="003F01A6" w:rsidRDefault="00725918" w:rsidP="005C066F">
            <w:pPr>
              <w:spacing w:line="480" w:lineRule="auto"/>
              <w:jc w:val="center"/>
            </w:pPr>
            <w:r w:rsidRPr="003F01A6">
              <w:t>(11)</w:t>
            </w:r>
          </w:p>
        </w:tc>
      </w:tr>
    </w:tbl>
    <w:p w:rsidR="00725918" w:rsidRPr="003F01A6" w:rsidRDefault="00725918" w:rsidP="005C066F">
      <w:pPr>
        <w:spacing w:line="480" w:lineRule="auto"/>
        <w:jc w:val="both"/>
        <w:rPr>
          <w:rFonts w:ascii="Times New Roman" w:hAnsi="Times New Roman" w:cs="Times New Roman"/>
        </w:rPr>
      </w:pPr>
      <w:r w:rsidRPr="003F01A6">
        <w:rPr>
          <w:rFonts w:ascii="Times New Roman" w:hAnsi="Times New Roman" w:cs="Times New Roman"/>
        </w:rPr>
        <w:t xml:space="preserve">where </w:t>
      </w:r>
      <w:r w:rsidRPr="003F01A6">
        <w:rPr>
          <w:rFonts w:ascii="Times New Roman" w:hAnsi="Times New Roman" w:cs="Times New Roman"/>
          <w:b/>
        </w:rPr>
        <w:t>m</w:t>
      </w:r>
      <w:r w:rsidRPr="003F01A6">
        <w:rPr>
          <w:rFonts w:ascii="Times New Roman" w:hAnsi="Times New Roman" w:cs="Times New Roman"/>
        </w:rPr>
        <w:t xml:space="preserve"> is the number of iterations. We ran 12000 iterations for the weight matrix </w:t>
      </w:r>
      <w:r w:rsidRPr="003F01A6">
        <w:rPr>
          <w:rFonts w:ascii="Times New Roman" w:hAnsi="Times New Roman" w:cs="Times New Roman"/>
          <w:b/>
        </w:rPr>
        <w:t>W</w:t>
      </w:r>
      <w:r w:rsidRPr="003F01A6">
        <w:rPr>
          <w:rFonts w:ascii="Times New Roman" w:hAnsi="Times New Roman" w:cs="Times New Roman"/>
        </w:rPr>
        <w:t xml:space="preserve"> optimization. The cost function </w:t>
      </w:r>
      <w:r w:rsidRPr="003F01A6">
        <w:rPr>
          <w:rFonts w:ascii="Times New Roman" w:hAnsi="Times New Roman" w:cs="Times New Roman"/>
          <w:b/>
        </w:rPr>
        <w:t xml:space="preserve">J(W) </w:t>
      </w:r>
      <w:r w:rsidRPr="003F01A6">
        <w:rPr>
          <w:rFonts w:ascii="Times New Roman" w:hAnsi="Times New Roman" w:cs="Times New Roman"/>
        </w:rPr>
        <w:t>is minimized by the method of gradient descent, given by,</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725918" w:rsidRPr="003F01A6" w:rsidTr="000C3307">
        <w:trPr>
          <w:jc w:val="center"/>
        </w:trPr>
        <w:tc>
          <w:tcPr>
            <w:tcW w:w="350" w:type="pct"/>
          </w:tcPr>
          <w:p w:rsidR="00725918" w:rsidRPr="003F01A6" w:rsidRDefault="00725918" w:rsidP="005C066F">
            <w:pPr>
              <w:spacing w:line="480" w:lineRule="auto"/>
              <w:jc w:val="both"/>
            </w:pPr>
          </w:p>
        </w:tc>
        <w:tc>
          <w:tcPr>
            <w:tcW w:w="4300" w:type="pct"/>
            <w:hideMark/>
          </w:tcPr>
          <w:p w:rsidR="00725918" w:rsidRPr="003F01A6" w:rsidRDefault="008C7521" w:rsidP="005C066F">
            <w:pPr>
              <w:pStyle w:val="Caption"/>
              <w:spacing w:line="480" w:lineRule="auto"/>
              <w:jc w:val="center"/>
              <w:rPr>
                <w:i w:val="0"/>
                <w:color w:val="auto"/>
              </w:rPr>
            </w:pPr>
            <m:oMathPara>
              <m:oMath>
                <m:f>
                  <m:fPr>
                    <m:ctrlPr>
                      <w:rPr>
                        <w:rFonts w:ascii="Cambria Math" w:hAnsi="Cambria Math"/>
                        <w:b/>
                        <w:i w:val="0"/>
                        <w:color w:val="auto"/>
                        <w:sz w:val="24"/>
                        <w:szCs w:val="24"/>
                      </w:rPr>
                    </m:ctrlPr>
                  </m:fPr>
                  <m:num>
                    <m:r>
                      <m:rPr>
                        <m:sty m:val="bi"/>
                      </m:rPr>
                      <w:rPr>
                        <w:rFonts w:ascii="Cambria Math" w:hAnsi="Cambria Math"/>
                        <w:color w:val="auto"/>
                        <w:sz w:val="24"/>
                        <w:szCs w:val="24"/>
                      </w:rPr>
                      <m:t>∂J(W)</m:t>
                    </m:r>
                  </m:num>
                  <m:den>
                    <m:r>
                      <m:rPr>
                        <m:sty m:val="bi"/>
                      </m:rPr>
                      <w:rPr>
                        <w:rFonts w:ascii="Cambria Math" w:hAnsi="Cambria Math"/>
                        <w:color w:val="auto"/>
                        <w:sz w:val="24"/>
                        <w:szCs w:val="24"/>
                      </w:rPr>
                      <m:t>∂</m:t>
                    </m:r>
                    <m:sSub>
                      <m:sSubPr>
                        <m:ctrlPr>
                          <w:rPr>
                            <w:rFonts w:ascii="Cambria Math" w:hAnsi="Cambria Math"/>
                            <w:b/>
                            <w:i w:val="0"/>
                            <w:color w:val="auto"/>
                            <w:sz w:val="24"/>
                            <w:szCs w:val="24"/>
                          </w:rPr>
                        </m:ctrlPr>
                      </m:sSubPr>
                      <m:e>
                        <m:r>
                          <m:rPr>
                            <m:sty m:val="bi"/>
                          </m:rPr>
                          <w:rPr>
                            <w:rFonts w:ascii="Cambria Math" w:hAnsi="Cambria Math"/>
                            <w:color w:val="auto"/>
                            <w:sz w:val="24"/>
                            <w:szCs w:val="24"/>
                          </w:rPr>
                          <m:t>W</m:t>
                        </m:r>
                      </m:e>
                      <m:sub>
                        <m:r>
                          <m:rPr>
                            <m:sty m:val="bi"/>
                          </m:rPr>
                          <w:rPr>
                            <w:rFonts w:ascii="Cambria Math" w:hAnsi="Cambria Math"/>
                            <w:color w:val="auto"/>
                            <w:sz w:val="24"/>
                            <w:szCs w:val="24"/>
                          </w:rPr>
                          <m:t>j</m:t>
                        </m:r>
                      </m:sub>
                    </m:sSub>
                  </m:den>
                </m:f>
                <m:r>
                  <m:rPr>
                    <m:sty m:val="bi"/>
                  </m:rPr>
                  <w:rPr>
                    <w:rFonts w:ascii="Cambria Math" w:hAnsi="Cambria Math"/>
                    <w:color w:val="auto"/>
                    <w:sz w:val="24"/>
                    <w:szCs w:val="24"/>
                  </w:rPr>
                  <m:t>=</m:t>
                </m:r>
                <m:f>
                  <m:fPr>
                    <m:ctrlPr>
                      <w:rPr>
                        <w:rFonts w:ascii="Cambria Math" w:hAnsi="Cambria Math"/>
                        <w:b/>
                        <w:i w:val="0"/>
                        <w:color w:val="auto"/>
                        <w:sz w:val="24"/>
                        <w:szCs w:val="24"/>
                      </w:rPr>
                    </m:ctrlPr>
                  </m:fPr>
                  <m:num>
                    <m:r>
                      <m:rPr>
                        <m:sty m:val="bi"/>
                      </m:rPr>
                      <w:rPr>
                        <w:rFonts w:ascii="Cambria Math" w:hAnsi="Cambria Math"/>
                        <w:color w:val="auto"/>
                        <w:sz w:val="24"/>
                        <w:szCs w:val="24"/>
                      </w:rPr>
                      <m:t>1</m:t>
                    </m:r>
                  </m:num>
                  <m:den>
                    <m:r>
                      <m:rPr>
                        <m:sty m:val="bi"/>
                      </m:rPr>
                      <w:rPr>
                        <w:rFonts w:ascii="Cambria Math" w:hAnsi="Cambria Math"/>
                        <w:color w:val="auto"/>
                        <w:sz w:val="24"/>
                        <w:szCs w:val="24"/>
                      </w:rPr>
                      <m:t>m</m:t>
                    </m:r>
                  </m:den>
                </m:f>
                <m:nary>
                  <m:naryPr>
                    <m:chr m:val="∑"/>
                    <m:limLoc m:val="undOvr"/>
                    <m:ctrlPr>
                      <w:rPr>
                        <w:rFonts w:ascii="Cambria Math" w:hAnsi="Cambria Math"/>
                        <w:b/>
                        <w:i w:val="0"/>
                        <w:color w:val="auto"/>
                        <w:sz w:val="24"/>
                        <w:szCs w:val="24"/>
                      </w:rPr>
                    </m:ctrlPr>
                  </m:naryPr>
                  <m:sub>
                    <m:r>
                      <m:rPr>
                        <m:sty m:val="bi"/>
                      </m:rPr>
                      <w:rPr>
                        <w:rFonts w:ascii="Cambria Math" w:hAnsi="Cambria Math"/>
                        <w:color w:val="auto"/>
                        <w:sz w:val="24"/>
                        <w:szCs w:val="24"/>
                      </w:rPr>
                      <m:t>i=1</m:t>
                    </m:r>
                  </m:sub>
                  <m:sup>
                    <m:r>
                      <m:rPr>
                        <m:sty m:val="bi"/>
                      </m:rPr>
                      <w:rPr>
                        <w:rFonts w:ascii="Cambria Math" w:hAnsi="Cambria Math"/>
                        <w:color w:val="auto"/>
                        <w:sz w:val="24"/>
                        <w:szCs w:val="24"/>
                      </w:rPr>
                      <m:t>m</m:t>
                    </m:r>
                  </m:sup>
                  <m:e>
                    <m:r>
                      <m:rPr>
                        <m:sty m:val="bi"/>
                      </m:rPr>
                      <w:rPr>
                        <w:rFonts w:ascii="Cambria Math" w:hAnsi="Cambria Math"/>
                        <w:color w:val="auto"/>
                        <w:sz w:val="24"/>
                        <w:szCs w:val="24"/>
                      </w:rPr>
                      <m:t>(</m:t>
                    </m:r>
                    <m:sSub>
                      <m:sSubPr>
                        <m:ctrlPr>
                          <w:rPr>
                            <w:rFonts w:ascii="Cambria Math" w:hAnsi="Cambria Math"/>
                            <w:b/>
                            <w:i w:val="0"/>
                            <w:color w:val="auto"/>
                            <w:sz w:val="24"/>
                            <w:szCs w:val="24"/>
                          </w:rPr>
                        </m:ctrlPr>
                      </m:sSubPr>
                      <m:e>
                        <m:r>
                          <m:rPr>
                            <m:sty m:val="bi"/>
                          </m:rPr>
                          <w:rPr>
                            <w:rFonts w:ascii="Cambria Math" w:hAnsi="Cambria Math"/>
                            <w:color w:val="auto"/>
                            <w:sz w:val="24"/>
                            <w:szCs w:val="24"/>
                          </w:rPr>
                          <m:t>g</m:t>
                        </m:r>
                      </m:e>
                      <m:sub>
                        <m:r>
                          <m:rPr>
                            <m:sty m:val="bi"/>
                          </m:rPr>
                          <w:rPr>
                            <w:rFonts w:ascii="Cambria Math" w:hAnsi="Cambria Math"/>
                            <w:color w:val="auto"/>
                            <w:sz w:val="24"/>
                            <w:szCs w:val="24"/>
                          </w:rPr>
                          <m:t>W</m:t>
                        </m:r>
                      </m:sub>
                    </m:sSub>
                    <m:d>
                      <m:dPr>
                        <m:ctrlPr>
                          <w:rPr>
                            <w:rFonts w:ascii="Cambria Math" w:hAnsi="Cambria Math"/>
                            <w:b/>
                            <w:i w:val="0"/>
                            <w:color w:val="auto"/>
                            <w:sz w:val="24"/>
                            <w:szCs w:val="24"/>
                          </w:rPr>
                        </m:ctrlPr>
                      </m:dPr>
                      <m:e>
                        <m:sSup>
                          <m:sSupPr>
                            <m:ctrlPr>
                              <w:rPr>
                                <w:rFonts w:ascii="Cambria Math" w:hAnsi="Cambria Math"/>
                                <w:b/>
                                <w:i w:val="0"/>
                                <w:color w:val="auto"/>
                                <w:sz w:val="24"/>
                                <w:szCs w:val="24"/>
                              </w:rPr>
                            </m:ctrlPr>
                          </m:sSupPr>
                          <m:e>
                            <m:r>
                              <m:rPr>
                                <m:sty m:val="bi"/>
                              </m:rPr>
                              <w:rPr>
                                <w:rFonts w:ascii="Cambria Math" w:hAnsi="Cambria Math"/>
                                <w:color w:val="auto"/>
                                <w:sz w:val="24"/>
                                <w:szCs w:val="24"/>
                              </w:rPr>
                              <m:t>O</m:t>
                            </m:r>
                          </m:e>
                          <m:sup>
                            <m:d>
                              <m:dPr>
                                <m:ctrlPr>
                                  <w:rPr>
                                    <w:rFonts w:ascii="Cambria Math" w:hAnsi="Cambria Math"/>
                                    <w:b/>
                                    <w:i w:val="0"/>
                                    <w:color w:val="auto"/>
                                    <w:sz w:val="24"/>
                                    <w:szCs w:val="24"/>
                                  </w:rPr>
                                </m:ctrlPr>
                              </m:dPr>
                              <m:e>
                                <m:r>
                                  <m:rPr>
                                    <m:sty m:val="bi"/>
                                  </m:rPr>
                                  <w:rPr>
                                    <w:rFonts w:ascii="Cambria Math" w:hAnsi="Cambria Math"/>
                                    <w:color w:val="auto"/>
                                    <w:sz w:val="24"/>
                                    <w:szCs w:val="24"/>
                                  </w:rPr>
                                  <m:t>i</m:t>
                                </m:r>
                              </m:e>
                            </m:d>
                          </m:sup>
                        </m:sSup>
                      </m:e>
                    </m:d>
                    <m:r>
                      <m:rPr>
                        <m:sty m:val="bi"/>
                      </m:rPr>
                      <w:rPr>
                        <w:rFonts w:ascii="Cambria Math" w:hAnsi="Cambria Math"/>
                        <w:color w:val="auto"/>
                        <w:sz w:val="24"/>
                        <w:szCs w:val="24"/>
                      </w:rPr>
                      <m:t>-</m:t>
                    </m:r>
                    <m:sSup>
                      <m:sSupPr>
                        <m:ctrlPr>
                          <w:rPr>
                            <w:rFonts w:ascii="Cambria Math" w:hAnsi="Cambria Math"/>
                            <w:b/>
                            <w:i w:val="0"/>
                            <w:color w:val="auto"/>
                            <w:sz w:val="24"/>
                            <w:szCs w:val="24"/>
                          </w:rPr>
                        </m:ctrlPr>
                      </m:sSupPr>
                      <m:e>
                        <m:r>
                          <m:rPr>
                            <m:sty m:val="bi"/>
                          </m:rPr>
                          <w:rPr>
                            <w:rFonts w:ascii="Cambria Math" w:hAnsi="Cambria Math"/>
                            <w:color w:val="auto"/>
                            <w:sz w:val="24"/>
                            <w:szCs w:val="24"/>
                          </w:rPr>
                          <m:t>L</m:t>
                        </m:r>
                      </m:e>
                      <m:sup>
                        <m:d>
                          <m:dPr>
                            <m:ctrlPr>
                              <w:rPr>
                                <w:rFonts w:ascii="Cambria Math" w:hAnsi="Cambria Math"/>
                                <w:b/>
                                <w:i w:val="0"/>
                                <w:color w:val="auto"/>
                                <w:sz w:val="24"/>
                                <w:szCs w:val="24"/>
                              </w:rPr>
                            </m:ctrlPr>
                          </m:dPr>
                          <m:e>
                            <m:r>
                              <m:rPr>
                                <m:sty m:val="bi"/>
                              </m:rPr>
                              <w:rPr>
                                <w:rFonts w:ascii="Cambria Math" w:hAnsi="Cambria Math"/>
                                <w:color w:val="auto"/>
                                <w:sz w:val="24"/>
                                <w:szCs w:val="24"/>
                              </w:rPr>
                              <m:t>i</m:t>
                            </m:r>
                          </m:e>
                        </m:d>
                      </m:sup>
                    </m:sSup>
                    <m:r>
                      <m:rPr>
                        <m:sty m:val="bi"/>
                      </m:rPr>
                      <w:rPr>
                        <w:rFonts w:ascii="Cambria Math" w:hAnsi="Cambria Math"/>
                        <w:color w:val="auto"/>
                        <w:sz w:val="24"/>
                        <w:szCs w:val="24"/>
                      </w:rPr>
                      <m:t>)</m:t>
                    </m:r>
                    <m:sSup>
                      <m:sSupPr>
                        <m:ctrlPr>
                          <w:rPr>
                            <w:rFonts w:ascii="Cambria Math" w:hAnsi="Cambria Math"/>
                            <w:b/>
                            <w:i w:val="0"/>
                            <w:color w:val="auto"/>
                            <w:sz w:val="24"/>
                            <w:szCs w:val="24"/>
                          </w:rPr>
                        </m:ctrlPr>
                      </m:sSupPr>
                      <m:e>
                        <m:sSub>
                          <m:sSubPr>
                            <m:ctrlPr>
                              <w:rPr>
                                <w:rFonts w:ascii="Cambria Math" w:hAnsi="Cambria Math"/>
                                <w:b/>
                                <w:i w:val="0"/>
                                <w:color w:val="auto"/>
                                <w:sz w:val="24"/>
                                <w:szCs w:val="24"/>
                              </w:rPr>
                            </m:ctrlPr>
                          </m:sSubPr>
                          <m:e>
                            <m:r>
                              <m:rPr>
                                <m:sty m:val="bi"/>
                              </m:rPr>
                              <w:rPr>
                                <w:rFonts w:ascii="Cambria Math" w:hAnsi="Cambria Math"/>
                                <w:color w:val="auto"/>
                                <w:sz w:val="24"/>
                                <w:szCs w:val="24"/>
                              </w:rPr>
                              <m:t>O</m:t>
                            </m:r>
                          </m:e>
                          <m:sub>
                            <m:r>
                              <m:rPr>
                                <m:sty m:val="bi"/>
                              </m:rPr>
                              <w:rPr>
                                <w:rFonts w:ascii="Cambria Math" w:hAnsi="Cambria Math"/>
                                <w:color w:val="auto"/>
                                <w:sz w:val="24"/>
                                <w:szCs w:val="24"/>
                              </w:rPr>
                              <m:t>j</m:t>
                            </m:r>
                          </m:sub>
                        </m:sSub>
                      </m:e>
                      <m:sup>
                        <m:r>
                          <m:rPr>
                            <m:sty m:val="bi"/>
                          </m:rPr>
                          <w:rPr>
                            <w:rFonts w:ascii="Cambria Math" w:hAnsi="Cambria Math"/>
                            <w:color w:val="auto"/>
                            <w:sz w:val="24"/>
                            <w:szCs w:val="24"/>
                          </w:rPr>
                          <m:t>(i)</m:t>
                        </m:r>
                      </m:sup>
                    </m:sSup>
                  </m:e>
                </m:nary>
                <m:r>
                  <m:rPr>
                    <m:sty m:val="bi"/>
                  </m:rPr>
                  <w:rPr>
                    <w:rFonts w:ascii="Cambria Math" w:hAnsi="Cambria Math"/>
                    <w:color w:val="auto"/>
                    <w:sz w:val="24"/>
                    <w:szCs w:val="24"/>
                  </w:rPr>
                  <m:t>.</m:t>
                </m:r>
              </m:oMath>
            </m:oMathPara>
          </w:p>
        </w:tc>
        <w:tc>
          <w:tcPr>
            <w:tcW w:w="350" w:type="pct"/>
            <w:vAlign w:val="center"/>
            <w:hideMark/>
          </w:tcPr>
          <w:p w:rsidR="00725918" w:rsidRPr="003F01A6" w:rsidRDefault="00725918" w:rsidP="005C066F">
            <w:pPr>
              <w:spacing w:line="480" w:lineRule="auto"/>
              <w:jc w:val="center"/>
            </w:pPr>
            <w:r w:rsidRPr="003F01A6">
              <w:t>(12)</w:t>
            </w:r>
          </w:p>
        </w:tc>
      </w:tr>
    </w:tbl>
    <w:p w:rsidR="001C79DC" w:rsidRPr="003F01A6" w:rsidRDefault="001C79DC" w:rsidP="005C066F">
      <w:pPr>
        <w:adjustRightInd w:val="0"/>
        <w:snapToGrid w:val="0"/>
        <w:spacing w:line="480" w:lineRule="auto"/>
        <w:rPr>
          <w:rFonts w:ascii="Times New Roman" w:hAnsi="Times New Roman" w:cs="Times New Roman"/>
          <w:b/>
          <w:lang w:val="en-GB"/>
        </w:rPr>
      </w:pPr>
    </w:p>
    <w:p w:rsidR="008B4121" w:rsidRPr="003F01A6" w:rsidRDefault="008B4121" w:rsidP="008B4121">
      <w:pPr>
        <w:adjustRightInd w:val="0"/>
        <w:snapToGrid w:val="0"/>
        <w:spacing w:line="480" w:lineRule="auto"/>
        <w:rPr>
          <w:ins w:id="65" w:author="John Rex" w:date="2022-07-06T11:27:00Z"/>
          <w:rFonts w:ascii="Times New Roman" w:hAnsi="Times New Roman" w:cs="Times New Roman"/>
          <w:lang w:val="en-GB"/>
        </w:rPr>
      </w:pPr>
      <w:ins w:id="66" w:author="John Rex" w:date="2022-07-06T11:27:00Z">
        <w:r>
          <w:rPr>
            <w:rFonts w:ascii="Times New Roman" w:hAnsi="Times New Roman" w:cs="Times New Roman"/>
            <w:b/>
            <w:lang w:val="en-GB"/>
          </w:rPr>
          <w:t>Data availability</w:t>
        </w:r>
      </w:ins>
    </w:p>
    <w:p w:rsidR="008B4121" w:rsidRPr="008B4121" w:rsidRDefault="008B4121" w:rsidP="008B4121">
      <w:pPr>
        <w:spacing w:line="480" w:lineRule="auto"/>
        <w:jc w:val="both"/>
        <w:rPr>
          <w:ins w:id="67" w:author="John Rex" w:date="2022-07-06T11:27:00Z"/>
          <w:rFonts w:ascii="Times New Roman" w:hAnsi="Times New Roman" w:cs="Times New Roman"/>
        </w:rPr>
      </w:pPr>
      <w:ins w:id="68" w:author="John Rex" w:date="2022-07-06T11:27:00Z">
        <w:r>
          <w:rPr>
            <w:rFonts w:ascii="Times New Roman" w:hAnsi="Times New Roman" w:cs="Times New Roman"/>
          </w:rPr>
          <w:t xml:space="preserve">The datasets generated and </w:t>
        </w:r>
      </w:ins>
      <w:ins w:id="69" w:author="John Rex" w:date="2022-07-06T11:29:00Z">
        <w:r w:rsidRPr="003F01A6">
          <w:rPr>
            <w:rFonts w:ascii="Times New Roman" w:hAnsi="Times New Roman" w:cs="Times New Roman"/>
            <w:lang w:val="en-GB"/>
          </w:rPr>
          <w:t>analy</w:t>
        </w:r>
        <w:r>
          <w:rPr>
            <w:rFonts w:ascii="Times New Roman" w:hAnsi="Times New Roman" w:cs="Times New Roman"/>
            <w:lang w:val="en-GB"/>
          </w:rPr>
          <w:t>s</w:t>
        </w:r>
        <w:r w:rsidRPr="003F01A6">
          <w:rPr>
            <w:rFonts w:ascii="Times New Roman" w:hAnsi="Times New Roman" w:cs="Times New Roman"/>
            <w:lang w:val="en-GB"/>
          </w:rPr>
          <w:t>ed</w:t>
        </w:r>
        <w:r>
          <w:rPr>
            <w:rFonts w:ascii="Times New Roman" w:hAnsi="Times New Roman" w:cs="Times New Roman"/>
            <w:lang w:val="en-GB"/>
          </w:rPr>
          <w:t xml:space="preserve"> for this study is availab</w:t>
        </w:r>
      </w:ins>
      <w:ins w:id="70" w:author="John Rex" w:date="2022-07-06T11:31:00Z">
        <w:r w:rsidR="00402ACC">
          <w:rPr>
            <w:rFonts w:ascii="Times New Roman" w:hAnsi="Times New Roman" w:cs="Times New Roman"/>
            <w:lang w:val="en-GB"/>
          </w:rPr>
          <w:t xml:space="preserve">le </w:t>
        </w:r>
      </w:ins>
      <w:ins w:id="71" w:author="John Rex" w:date="2022-07-06T11:33:00Z">
        <w:r>
          <w:rPr>
            <w:rFonts w:ascii="Times New Roman" w:hAnsi="Times New Roman" w:cs="Times New Roman"/>
            <w:lang w:val="en-GB"/>
          </w:rPr>
          <w:t>at</w:t>
        </w:r>
      </w:ins>
      <w:ins w:id="72" w:author="John Rex" w:date="2022-07-06T15:36:00Z">
        <w:r w:rsidR="00402ACC">
          <w:rPr>
            <w:rFonts w:ascii="Times New Roman" w:hAnsi="Times New Roman" w:cs="Times New Roman"/>
            <w:lang w:val="en-GB"/>
          </w:rPr>
          <w:t>…..</w:t>
        </w:r>
      </w:ins>
      <w:ins w:id="73" w:author="John Rex" w:date="2022-07-06T11:32:00Z">
        <w:r>
          <w:rPr>
            <w:rFonts w:ascii="Times New Roman" w:hAnsi="Times New Roman" w:cs="Times New Roman"/>
            <w:lang w:val="en-GB"/>
          </w:rPr>
          <w:t xml:space="preserve"> </w:t>
        </w:r>
        <w:r w:rsidRPr="008B4121">
          <w:rPr>
            <w:rFonts w:ascii="Times New Roman" w:hAnsi="Times New Roman" w:cs="Times New Roman"/>
            <w:color w:val="222222"/>
            <w:shd w:val="clear" w:color="auto" w:fill="FFFFFF"/>
            <w:rPrChange w:id="74" w:author="John Rex" w:date="2022-07-06T11:32:00Z">
              <w:rPr>
                <w:color w:val="222222"/>
                <w:sz w:val="27"/>
                <w:szCs w:val="27"/>
                <w:shd w:val="clear" w:color="auto" w:fill="FFFFFF"/>
              </w:rPr>
            </w:rPrChange>
          </w:rPr>
          <w:t>The MNIST dataset</w:t>
        </w:r>
        <w:r w:rsidRPr="003F01A6">
          <w:rPr>
            <w:rFonts w:ascii="Times New Roman" w:hAnsi="Times New Roman" w:cs="Times New Roman"/>
            <w:noProof/>
            <w:vertAlign w:val="superscript"/>
          </w:rPr>
          <w:t>55</w:t>
        </w:r>
        <w:r w:rsidRPr="008B4121">
          <w:rPr>
            <w:rFonts w:ascii="Times New Roman" w:hAnsi="Times New Roman" w:cs="Times New Roman"/>
            <w:color w:val="222222"/>
            <w:shd w:val="clear" w:color="auto" w:fill="FFFFFF"/>
            <w:rPrChange w:id="75" w:author="John Rex" w:date="2022-07-06T11:32:00Z">
              <w:rPr>
                <w:color w:val="222222"/>
                <w:sz w:val="27"/>
                <w:szCs w:val="27"/>
                <w:shd w:val="clear" w:color="auto" w:fill="FFFFFF"/>
              </w:rPr>
            </w:rPrChange>
          </w:rPr>
          <w:t> is freely available at </w:t>
        </w:r>
        <w:r w:rsidRPr="008B4121">
          <w:rPr>
            <w:rFonts w:ascii="Times New Roman" w:hAnsi="Times New Roman" w:cs="Times New Roman"/>
            <w:rPrChange w:id="76" w:author="John Rex" w:date="2022-07-06T11:32:00Z">
              <w:rPr/>
            </w:rPrChange>
          </w:rPr>
          <w:fldChar w:fldCharType="begin"/>
        </w:r>
        <w:r w:rsidRPr="008B4121">
          <w:rPr>
            <w:rFonts w:ascii="Times New Roman" w:hAnsi="Times New Roman" w:cs="Times New Roman"/>
            <w:rPrChange w:id="77" w:author="John Rex" w:date="2022-07-06T11:32:00Z">
              <w:rPr/>
            </w:rPrChange>
          </w:rPr>
          <w:instrText xml:space="preserve"> HYPERLINK "http://yann.lecun.com/exdb/mnist" </w:instrText>
        </w:r>
        <w:r w:rsidRPr="008B4121">
          <w:rPr>
            <w:rFonts w:ascii="Times New Roman" w:hAnsi="Times New Roman" w:cs="Times New Roman"/>
            <w:rPrChange w:id="78" w:author="John Rex" w:date="2022-07-06T11:32:00Z">
              <w:rPr/>
            </w:rPrChange>
          </w:rPr>
          <w:fldChar w:fldCharType="separate"/>
        </w:r>
        <w:r w:rsidRPr="008B4121">
          <w:rPr>
            <w:rStyle w:val="Hyperlink"/>
            <w:rFonts w:ascii="Times New Roman" w:hAnsi="Times New Roman" w:cs="Times New Roman"/>
            <w:color w:val="006699"/>
            <w:shd w:val="clear" w:color="auto" w:fill="FFFFFF"/>
            <w:rPrChange w:id="79" w:author="John Rex" w:date="2022-07-06T11:32:00Z">
              <w:rPr>
                <w:rStyle w:val="Hyperlink"/>
                <w:color w:val="006699"/>
                <w:sz w:val="27"/>
                <w:szCs w:val="27"/>
                <w:shd w:val="clear" w:color="auto" w:fill="FFFFFF"/>
              </w:rPr>
            </w:rPrChange>
          </w:rPr>
          <w:t>http://yann.lecun.com/exdb/mnist</w:t>
        </w:r>
        <w:r w:rsidRPr="008B4121">
          <w:rPr>
            <w:rFonts w:ascii="Times New Roman" w:hAnsi="Times New Roman" w:cs="Times New Roman"/>
            <w:rPrChange w:id="80" w:author="John Rex" w:date="2022-07-06T11:32:00Z">
              <w:rPr/>
            </w:rPrChange>
          </w:rPr>
          <w:fldChar w:fldCharType="end"/>
        </w:r>
        <w:r w:rsidRPr="008B4121">
          <w:rPr>
            <w:rFonts w:ascii="Times New Roman" w:hAnsi="Times New Roman" w:cs="Times New Roman"/>
            <w:color w:val="222222"/>
            <w:shd w:val="clear" w:color="auto" w:fill="FFFFFF"/>
            <w:rPrChange w:id="81" w:author="John Rex" w:date="2022-07-06T11:32:00Z">
              <w:rPr>
                <w:color w:val="222222"/>
                <w:sz w:val="27"/>
                <w:szCs w:val="27"/>
                <w:shd w:val="clear" w:color="auto" w:fill="FFFFFF"/>
              </w:rPr>
            </w:rPrChange>
          </w:rPr>
          <w:t>.</w:t>
        </w:r>
      </w:ins>
      <w:ins w:id="82" w:author="John Rex" w:date="2022-07-06T11:27:00Z">
        <w:r w:rsidRPr="008B4121">
          <w:rPr>
            <w:rFonts w:ascii="Times New Roman" w:hAnsi="Times New Roman" w:cs="Times New Roman"/>
          </w:rPr>
          <w:t xml:space="preserve"> </w:t>
        </w:r>
      </w:ins>
    </w:p>
    <w:p w:rsidR="008B4121" w:rsidRPr="008B4121" w:rsidRDefault="008B4121" w:rsidP="005C066F">
      <w:pPr>
        <w:adjustRightInd w:val="0"/>
        <w:snapToGrid w:val="0"/>
        <w:spacing w:line="480" w:lineRule="auto"/>
        <w:rPr>
          <w:ins w:id="83" w:author="John Rex" w:date="2022-07-06T11:27:00Z"/>
          <w:rFonts w:ascii="Times New Roman" w:hAnsi="Times New Roman" w:cs="Times New Roman"/>
          <w:b/>
          <w:rPrChange w:id="84" w:author="John Rex" w:date="2022-07-06T11:27:00Z">
            <w:rPr>
              <w:ins w:id="85" w:author="John Rex" w:date="2022-07-06T11:27:00Z"/>
              <w:rFonts w:ascii="Times New Roman" w:hAnsi="Times New Roman" w:cs="Times New Roman"/>
              <w:b/>
              <w:lang w:val="en-GB"/>
            </w:rPr>
          </w:rPrChange>
        </w:rPr>
      </w:pPr>
    </w:p>
    <w:p w:rsidR="000C3307" w:rsidRPr="003F01A6" w:rsidRDefault="000C3307" w:rsidP="005C066F">
      <w:pPr>
        <w:adjustRightInd w:val="0"/>
        <w:snapToGrid w:val="0"/>
        <w:spacing w:line="480" w:lineRule="auto"/>
        <w:rPr>
          <w:rFonts w:ascii="Times New Roman" w:hAnsi="Times New Roman" w:cs="Times New Roman"/>
          <w:lang w:val="en-GB"/>
        </w:rPr>
      </w:pPr>
      <w:r w:rsidRPr="003F01A6">
        <w:rPr>
          <w:rFonts w:ascii="Times New Roman" w:hAnsi="Times New Roman" w:cs="Times New Roman"/>
          <w:b/>
          <w:lang w:val="en-GB"/>
        </w:rPr>
        <w:t>Acknowledgements</w:t>
      </w:r>
    </w:p>
    <w:p w:rsidR="001C79DC" w:rsidRDefault="001C79DC" w:rsidP="005C066F">
      <w:pPr>
        <w:spacing w:line="480" w:lineRule="auto"/>
        <w:jc w:val="both"/>
        <w:rPr>
          <w:rFonts w:ascii="Times New Roman" w:hAnsi="Times New Roman" w:cs="Times New Roman"/>
        </w:rPr>
      </w:pPr>
      <w:r w:rsidRPr="008F3302">
        <w:rPr>
          <w:rFonts w:ascii="Times New Roman" w:hAnsi="Times New Roman" w:cs="Times New Roman"/>
        </w:rPr>
        <w:t>Financial support from JSPS Grant-in-Aid (KAKENHI No. 18H01862 and 19K21112) is gratefully acknowledged. This work is partly executed in response to support KIOXIA Corporation. R.M., S.G. and R.S.R. would like to acknowledge research grants NRF-CRP21-2018-0003 from National Research Foundation Singapore and MOE2019-T2-1-058 from Ministry of Education Singapore.</w:t>
      </w:r>
    </w:p>
    <w:p w:rsidR="00693B64" w:rsidRPr="008F3302" w:rsidRDefault="00693B64" w:rsidP="005C066F">
      <w:pPr>
        <w:spacing w:line="480" w:lineRule="auto"/>
        <w:jc w:val="both"/>
        <w:rPr>
          <w:rFonts w:ascii="Times New Roman" w:hAnsi="Times New Roman" w:cs="Times New Roman"/>
        </w:rPr>
      </w:pPr>
    </w:p>
    <w:p w:rsidR="000C3307" w:rsidRPr="003F01A6" w:rsidRDefault="000C3307" w:rsidP="005C066F">
      <w:pPr>
        <w:adjustRightInd w:val="0"/>
        <w:snapToGrid w:val="0"/>
        <w:spacing w:line="480" w:lineRule="auto"/>
        <w:rPr>
          <w:rFonts w:ascii="Times New Roman" w:hAnsi="Times New Roman" w:cs="Times New Roman"/>
          <w:lang w:val="en-GB"/>
        </w:rPr>
      </w:pPr>
      <w:r w:rsidRPr="003F01A6">
        <w:rPr>
          <w:rFonts w:ascii="Times New Roman" w:hAnsi="Times New Roman" w:cs="Times New Roman"/>
          <w:b/>
          <w:lang w:val="en-GB"/>
        </w:rPr>
        <w:t>Author contributions</w:t>
      </w:r>
    </w:p>
    <w:p w:rsidR="000C3307" w:rsidRDefault="000C3307">
      <w:pPr>
        <w:adjustRightInd w:val="0"/>
        <w:snapToGrid w:val="0"/>
        <w:spacing w:line="480" w:lineRule="auto"/>
        <w:jc w:val="both"/>
        <w:rPr>
          <w:rFonts w:ascii="Times New Roman" w:hAnsi="Times New Roman" w:cs="Times New Roman"/>
          <w:lang w:val="en-GB"/>
        </w:rPr>
        <w:pPrChange w:id="86" w:author="John Rex" w:date="2022-07-06T11:24:00Z">
          <w:pPr>
            <w:adjustRightInd w:val="0"/>
            <w:snapToGrid w:val="0"/>
            <w:spacing w:line="480" w:lineRule="auto"/>
          </w:pPr>
        </w:pPrChange>
      </w:pPr>
      <w:r w:rsidRPr="003F01A6">
        <w:rPr>
          <w:rFonts w:ascii="Times New Roman" w:hAnsi="Times New Roman" w:cs="Times New Roman"/>
          <w:lang w:val="en-GB"/>
        </w:rPr>
        <w:t>Y.</w:t>
      </w:r>
      <w:r w:rsidR="003F01A6" w:rsidRPr="003F01A6">
        <w:rPr>
          <w:rFonts w:ascii="Times New Roman" w:hAnsi="Times New Roman" w:cs="Times New Roman"/>
          <w:lang w:val="en-GB"/>
        </w:rPr>
        <w:t>F</w:t>
      </w:r>
      <w:r w:rsidRPr="003F01A6">
        <w:rPr>
          <w:rFonts w:ascii="Times New Roman" w:hAnsi="Times New Roman" w:cs="Times New Roman"/>
          <w:lang w:val="en-GB"/>
        </w:rPr>
        <w:t xml:space="preserve">. </w:t>
      </w:r>
      <w:r w:rsidR="00B03A21">
        <w:rPr>
          <w:rFonts w:ascii="Times New Roman" w:hAnsi="Times New Roman" w:cs="Times New Roman"/>
          <w:lang w:val="en-GB"/>
        </w:rPr>
        <w:t xml:space="preserve">conceptualized and </w:t>
      </w:r>
      <w:r w:rsidRPr="003F01A6">
        <w:rPr>
          <w:rFonts w:ascii="Times New Roman" w:hAnsi="Times New Roman" w:cs="Times New Roman"/>
          <w:lang w:val="en-GB"/>
        </w:rPr>
        <w:t xml:space="preserve">supervised the study. </w:t>
      </w:r>
      <w:r w:rsidR="003F01A6" w:rsidRPr="003F01A6">
        <w:rPr>
          <w:rFonts w:ascii="Times New Roman" w:hAnsi="Times New Roman" w:cs="Times New Roman"/>
          <w:lang w:val="en-GB"/>
        </w:rPr>
        <w:t>J</w:t>
      </w:r>
      <w:r w:rsidRPr="003F01A6">
        <w:rPr>
          <w:rFonts w:ascii="Times New Roman" w:hAnsi="Times New Roman" w:cs="Times New Roman"/>
          <w:lang w:val="en-GB"/>
        </w:rPr>
        <w:t>.R.</w:t>
      </w:r>
      <w:r w:rsidR="003F01A6" w:rsidRPr="003F01A6">
        <w:rPr>
          <w:rFonts w:ascii="Times New Roman" w:hAnsi="Times New Roman" w:cs="Times New Roman"/>
          <w:lang w:val="en-GB"/>
        </w:rPr>
        <w:t>M., A.J.M</w:t>
      </w:r>
      <w:r w:rsidR="00B03A21">
        <w:rPr>
          <w:rFonts w:ascii="Times New Roman" w:hAnsi="Times New Roman" w:cs="Times New Roman"/>
          <w:lang w:val="en-GB"/>
        </w:rPr>
        <w:t>.</w:t>
      </w:r>
      <w:r w:rsidR="003F01A6" w:rsidRPr="003F01A6">
        <w:rPr>
          <w:rFonts w:ascii="Times New Roman" w:hAnsi="Times New Roman" w:cs="Times New Roman"/>
          <w:lang w:val="en-GB"/>
        </w:rPr>
        <w:t>, K. N. and R.F. did the micromagnetic simulations</w:t>
      </w:r>
      <w:r w:rsidR="00957853">
        <w:rPr>
          <w:rFonts w:ascii="Times New Roman" w:hAnsi="Times New Roman" w:cs="Times New Roman"/>
          <w:lang w:val="en-GB"/>
        </w:rPr>
        <w:t xml:space="preserve"> and classification tasks.</w:t>
      </w:r>
      <w:r w:rsidRPr="003F01A6">
        <w:rPr>
          <w:rFonts w:ascii="Times New Roman" w:hAnsi="Times New Roman" w:cs="Times New Roman"/>
          <w:lang w:val="en-GB"/>
        </w:rPr>
        <w:t xml:space="preserve"> </w:t>
      </w:r>
      <w:r w:rsidR="003F01A6" w:rsidRPr="003F01A6">
        <w:rPr>
          <w:rFonts w:ascii="Times New Roman" w:hAnsi="Times New Roman" w:cs="Times New Roman"/>
          <w:lang w:val="en-GB"/>
        </w:rPr>
        <w:t>J.R.M</w:t>
      </w:r>
      <w:r w:rsidR="00B03A21">
        <w:rPr>
          <w:rFonts w:ascii="Times New Roman" w:hAnsi="Times New Roman" w:cs="Times New Roman"/>
          <w:lang w:val="en-GB"/>
        </w:rPr>
        <w:t>.</w:t>
      </w:r>
      <w:r w:rsidR="003F01A6" w:rsidRPr="003F01A6">
        <w:rPr>
          <w:rFonts w:ascii="Times New Roman" w:hAnsi="Times New Roman" w:cs="Times New Roman"/>
          <w:lang w:val="en-GB"/>
        </w:rPr>
        <w:t>, R.M. and S.G.</w:t>
      </w:r>
      <w:r w:rsidRPr="003F01A6">
        <w:rPr>
          <w:rFonts w:ascii="Times New Roman" w:hAnsi="Times New Roman" w:cs="Times New Roman"/>
          <w:lang w:val="en-GB"/>
        </w:rPr>
        <w:t xml:space="preserve"> </w:t>
      </w:r>
      <w:del w:id="87" w:author="John Rex" w:date="2022-07-06T11:28:00Z">
        <w:r w:rsidR="003F01A6" w:rsidRPr="003F01A6" w:rsidDel="008B4121">
          <w:rPr>
            <w:rFonts w:ascii="Times New Roman" w:hAnsi="Times New Roman" w:cs="Times New Roman"/>
            <w:lang w:val="en-GB"/>
          </w:rPr>
          <w:delText>analy</w:delText>
        </w:r>
        <w:r w:rsidR="00B03A21" w:rsidDel="008B4121">
          <w:rPr>
            <w:rFonts w:ascii="Times New Roman" w:hAnsi="Times New Roman" w:cs="Times New Roman"/>
            <w:lang w:val="en-GB"/>
          </w:rPr>
          <w:delText>z</w:delText>
        </w:r>
        <w:r w:rsidR="003F01A6" w:rsidRPr="003F01A6" w:rsidDel="008B4121">
          <w:rPr>
            <w:rFonts w:ascii="Times New Roman" w:hAnsi="Times New Roman" w:cs="Times New Roman"/>
            <w:lang w:val="en-GB"/>
          </w:rPr>
          <w:delText>ed</w:delText>
        </w:r>
      </w:del>
      <w:ins w:id="88" w:author="John Rex" w:date="2022-07-06T11:28:00Z">
        <w:r w:rsidR="008B4121" w:rsidRPr="003F01A6">
          <w:rPr>
            <w:rFonts w:ascii="Times New Roman" w:hAnsi="Times New Roman" w:cs="Times New Roman"/>
            <w:lang w:val="en-GB"/>
          </w:rPr>
          <w:t>analy</w:t>
        </w:r>
        <w:r w:rsidR="008B4121">
          <w:rPr>
            <w:rFonts w:ascii="Times New Roman" w:hAnsi="Times New Roman" w:cs="Times New Roman"/>
            <w:lang w:val="en-GB"/>
          </w:rPr>
          <w:t>s</w:t>
        </w:r>
        <w:r w:rsidR="008B4121" w:rsidRPr="003F01A6">
          <w:rPr>
            <w:rFonts w:ascii="Times New Roman" w:hAnsi="Times New Roman" w:cs="Times New Roman"/>
            <w:lang w:val="en-GB"/>
          </w:rPr>
          <w:t>ed</w:t>
        </w:r>
      </w:ins>
      <w:r w:rsidRPr="003F01A6">
        <w:rPr>
          <w:rFonts w:ascii="Times New Roman" w:hAnsi="Times New Roman" w:cs="Times New Roman"/>
          <w:lang w:val="en-GB"/>
        </w:rPr>
        <w:t xml:space="preserve"> data and wrote the manuscript with the help of Y.F</w:t>
      </w:r>
      <w:r w:rsidR="000E4803">
        <w:rPr>
          <w:rFonts w:ascii="Times New Roman" w:hAnsi="Times New Roman" w:cs="Times New Roman"/>
          <w:lang w:val="en-GB"/>
        </w:rPr>
        <w:t xml:space="preserve"> and R.S.R.</w:t>
      </w:r>
      <w:r w:rsidRPr="003F01A6">
        <w:rPr>
          <w:rFonts w:ascii="Times New Roman" w:hAnsi="Times New Roman" w:cs="Times New Roman"/>
          <w:lang w:val="en-GB"/>
        </w:rPr>
        <w:t xml:space="preserve"> All the authors discussed the results and commented to improve the quality of manuscript. </w:t>
      </w:r>
    </w:p>
    <w:p w:rsidR="00693B64" w:rsidDel="00E05205" w:rsidRDefault="00693B64">
      <w:pPr>
        <w:rPr>
          <w:del w:id="89" w:author="John Rex" w:date="2022-07-06T16:56:00Z"/>
          <w:rStyle w:val="fontstyle01"/>
          <w:rFonts w:hint="eastAsia"/>
          <w:sz w:val="22"/>
          <w:szCs w:val="22"/>
        </w:rPr>
      </w:pPr>
      <w:del w:id="90" w:author="John Rex" w:date="2022-07-06T16:56:00Z">
        <w:r w:rsidDel="00E05205">
          <w:rPr>
            <w:rStyle w:val="fontstyle01"/>
            <w:rFonts w:hint="eastAsia"/>
            <w:sz w:val="22"/>
            <w:szCs w:val="22"/>
          </w:rPr>
          <w:br w:type="page"/>
        </w:r>
      </w:del>
    </w:p>
    <w:p w:rsidR="006C6FA7" w:rsidRPr="005B44CF" w:rsidRDefault="000C3307" w:rsidP="005C066F">
      <w:pPr>
        <w:rPr>
          <w:rFonts w:ascii="Times New Roman" w:hAnsi="Times New Roman" w:cs="Times New Roman"/>
          <w:b/>
          <w:bCs/>
        </w:rPr>
      </w:pPr>
      <w:r w:rsidRPr="003F01A6">
        <w:rPr>
          <w:rFonts w:ascii="Times New Roman" w:hAnsi="Times New Roman" w:cs="Times New Roman"/>
          <w:lang w:val="en-GB"/>
        </w:rPr>
        <w:t xml:space="preserve"> </w:t>
      </w:r>
      <w:r w:rsidR="001C79DC" w:rsidRPr="005B44CF">
        <w:rPr>
          <w:rFonts w:ascii="Times New Roman" w:hAnsi="Times New Roman" w:cs="Times New Roman"/>
          <w:b/>
          <w:bCs/>
        </w:rPr>
        <w:t>References</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1.</w:t>
      </w:r>
      <w:r w:rsidRPr="003F01A6">
        <w:rPr>
          <w:rFonts w:ascii="Times New Roman" w:hAnsi="Times New Roman" w:cs="Times New Roman"/>
          <w:noProof/>
          <w:szCs w:val="24"/>
        </w:rPr>
        <w:tab/>
        <w:t xml:space="preserve">Goertzel, B. Artificial General Intelligence: Concept, State of the Art, and Future Prospects. </w:t>
      </w:r>
      <w:r w:rsidRPr="003F01A6">
        <w:rPr>
          <w:rFonts w:ascii="Times New Roman" w:hAnsi="Times New Roman" w:cs="Times New Roman"/>
          <w:i/>
          <w:iCs/>
          <w:noProof/>
          <w:szCs w:val="24"/>
        </w:rPr>
        <w:t>J. Artif. Gen. Intell.</w:t>
      </w:r>
      <w:r w:rsidRPr="003F01A6">
        <w:rPr>
          <w:rFonts w:ascii="Times New Roman" w:hAnsi="Times New Roman" w:cs="Times New Roman"/>
          <w:noProof/>
          <w:szCs w:val="24"/>
        </w:rPr>
        <w:t xml:space="preserve"> </w:t>
      </w:r>
      <w:r w:rsidRPr="003F01A6">
        <w:rPr>
          <w:rFonts w:ascii="Times New Roman" w:hAnsi="Times New Roman" w:cs="Times New Roman"/>
          <w:b/>
          <w:bCs/>
          <w:noProof/>
          <w:szCs w:val="24"/>
        </w:rPr>
        <w:t>5</w:t>
      </w:r>
      <w:r w:rsidRPr="003F01A6">
        <w:rPr>
          <w:rFonts w:ascii="Times New Roman" w:hAnsi="Times New Roman" w:cs="Times New Roman"/>
          <w:noProof/>
          <w:szCs w:val="24"/>
        </w:rPr>
        <w:t>, 1–48 (2014).</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2.</w:t>
      </w:r>
      <w:r w:rsidRPr="003F01A6">
        <w:rPr>
          <w:rFonts w:ascii="Times New Roman" w:hAnsi="Times New Roman" w:cs="Times New Roman"/>
          <w:noProof/>
          <w:szCs w:val="24"/>
        </w:rPr>
        <w:tab/>
        <w:t xml:space="preserve">Pei, J. </w:t>
      </w:r>
      <w:r w:rsidRPr="003F01A6">
        <w:rPr>
          <w:rFonts w:ascii="Times New Roman" w:hAnsi="Times New Roman" w:cs="Times New Roman"/>
          <w:i/>
          <w:iCs/>
          <w:noProof/>
          <w:szCs w:val="24"/>
        </w:rPr>
        <w:t>et al.</w:t>
      </w:r>
      <w:r w:rsidRPr="003F01A6">
        <w:rPr>
          <w:rFonts w:ascii="Times New Roman" w:hAnsi="Times New Roman" w:cs="Times New Roman"/>
          <w:noProof/>
          <w:szCs w:val="24"/>
        </w:rPr>
        <w:t xml:space="preserve"> Towards artificial general intelligence with hybrid Tianjic chip architecture. </w:t>
      </w:r>
      <w:r w:rsidRPr="003F01A6">
        <w:rPr>
          <w:rFonts w:ascii="Times New Roman" w:hAnsi="Times New Roman" w:cs="Times New Roman"/>
          <w:i/>
          <w:iCs/>
          <w:noProof/>
          <w:szCs w:val="24"/>
        </w:rPr>
        <w:t>Nature</w:t>
      </w:r>
      <w:r w:rsidRPr="003F01A6">
        <w:rPr>
          <w:rFonts w:ascii="Times New Roman" w:hAnsi="Times New Roman" w:cs="Times New Roman"/>
          <w:noProof/>
          <w:szCs w:val="24"/>
        </w:rPr>
        <w:t xml:space="preserve"> </w:t>
      </w:r>
      <w:r w:rsidRPr="003F01A6">
        <w:rPr>
          <w:rFonts w:ascii="Times New Roman" w:hAnsi="Times New Roman" w:cs="Times New Roman"/>
          <w:b/>
          <w:bCs/>
          <w:noProof/>
          <w:szCs w:val="24"/>
        </w:rPr>
        <w:t>572</w:t>
      </w:r>
      <w:r w:rsidRPr="003F01A6">
        <w:rPr>
          <w:rFonts w:ascii="Times New Roman" w:hAnsi="Times New Roman" w:cs="Times New Roman"/>
          <w:noProof/>
          <w:szCs w:val="24"/>
        </w:rPr>
        <w:t>, 106–111 (2019).</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3.</w:t>
      </w:r>
      <w:r w:rsidRPr="003F01A6">
        <w:rPr>
          <w:rFonts w:ascii="Times New Roman" w:hAnsi="Times New Roman" w:cs="Times New Roman"/>
          <w:noProof/>
          <w:szCs w:val="24"/>
        </w:rPr>
        <w:tab/>
        <w:t xml:space="preserve">B.D.Ripley. </w:t>
      </w:r>
      <w:r w:rsidRPr="003F01A6">
        <w:rPr>
          <w:rFonts w:ascii="Times New Roman" w:hAnsi="Times New Roman" w:cs="Times New Roman"/>
          <w:i/>
          <w:iCs/>
          <w:noProof/>
          <w:szCs w:val="24"/>
        </w:rPr>
        <w:t>Pattern Recogonition and Neural Networks</w:t>
      </w:r>
      <w:r w:rsidRPr="003F01A6">
        <w:rPr>
          <w:rFonts w:ascii="Times New Roman" w:hAnsi="Times New Roman" w:cs="Times New Roman"/>
          <w:noProof/>
          <w:szCs w:val="24"/>
        </w:rPr>
        <w:t>. vol.</w:t>
      </w:r>
      <w:r w:rsidRPr="003160F0">
        <w:rPr>
          <w:rFonts w:ascii="Times New Roman" w:hAnsi="Times New Roman" w:cs="Times New Roman"/>
          <w:b/>
          <w:noProof/>
          <w:szCs w:val="24"/>
        </w:rPr>
        <w:t xml:space="preserve"> 01</w:t>
      </w:r>
      <w:r w:rsidR="009B10AD">
        <w:rPr>
          <w:rFonts w:ascii="Times New Roman" w:hAnsi="Times New Roman" w:cs="Times New Roman"/>
          <w:b/>
          <w:noProof/>
          <w:szCs w:val="24"/>
        </w:rPr>
        <w:t>, p 143</w:t>
      </w:r>
      <w:r w:rsidRPr="003F01A6">
        <w:rPr>
          <w:rFonts w:ascii="Times New Roman" w:hAnsi="Times New Roman" w:cs="Times New Roman"/>
          <w:noProof/>
          <w:szCs w:val="24"/>
        </w:rPr>
        <w:t xml:space="preserve"> (</w:t>
      </w:r>
      <w:r w:rsidR="009B10AD" w:rsidRPr="003160F0">
        <w:rPr>
          <w:rFonts w:ascii="Times New Roman" w:hAnsi="Times New Roman" w:cs="Times New Roman"/>
          <w:iCs/>
          <w:noProof/>
          <w:szCs w:val="24"/>
        </w:rPr>
        <w:t>Cambridge Univesity press</w:t>
      </w:r>
      <w:r w:rsidR="009B10AD" w:rsidRPr="003F01A6">
        <w:rPr>
          <w:rFonts w:ascii="Times New Roman" w:hAnsi="Times New Roman" w:cs="Times New Roman"/>
          <w:noProof/>
          <w:szCs w:val="24"/>
        </w:rPr>
        <w:t xml:space="preserve"> </w:t>
      </w:r>
      <w:r w:rsidR="009B10AD">
        <w:rPr>
          <w:rFonts w:ascii="Times New Roman" w:hAnsi="Times New Roman" w:cs="Times New Roman"/>
          <w:noProof/>
          <w:szCs w:val="24"/>
        </w:rPr>
        <w:t>,</w:t>
      </w:r>
      <w:r w:rsidRPr="003F01A6">
        <w:rPr>
          <w:rFonts w:ascii="Times New Roman" w:hAnsi="Times New Roman" w:cs="Times New Roman"/>
          <w:noProof/>
          <w:szCs w:val="24"/>
        </w:rPr>
        <w:t>1996).</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4.</w:t>
      </w:r>
      <w:r w:rsidRPr="003F01A6">
        <w:rPr>
          <w:rFonts w:ascii="Times New Roman" w:hAnsi="Times New Roman" w:cs="Times New Roman"/>
          <w:noProof/>
          <w:szCs w:val="24"/>
        </w:rPr>
        <w:tab/>
        <w:t xml:space="preserve">Du, K.-L. &amp; Swamy, M. N. S. </w:t>
      </w:r>
      <w:r w:rsidRPr="003F01A6">
        <w:rPr>
          <w:rFonts w:ascii="Times New Roman" w:hAnsi="Times New Roman" w:cs="Times New Roman"/>
          <w:i/>
          <w:iCs/>
          <w:noProof/>
          <w:szCs w:val="24"/>
        </w:rPr>
        <w:t>Neural Networks and Statistical Learning</w:t>
      </w:r>
      <w:r w:rsidRPr="003F01A6">
        <w:rPr>
          <w:rFonts w:ascii="Times New Roman" w:hAnsi="Times New Roman" w:cs="Times New Roman"/>
          <w:noProof/>
          <w:szCs w:val="24"/>
        </w:rPr>
        <w:t xml:space="preserve">. </w:t>
      </w:r>
      <w:r w:rsidRPr="003F01A6">
        <w:rPr>
          <w:rFonts w:ascii="Times New Roman" w:hAnsi="Times New Roman" w:cs="Times New Roman"/>
          <w:i/>
          <w:iCs/>
          <w:noProof/>
          <w:szCs w:val="24"/>
        </w:rPr>
        <w:t>Neural Networks and Statistical Learning</w:t>
      </w:r>
      <w:r w:rsidRPr="003F01A6">
        <w:rPr>
          <w:rFonts w:ascii="Times New Roman" w:hAnsi="Times New Roman" w:cs="Times New Roman"/>
          <w:noProof/>
          <w:szCs w:val="24"/>
        </w:rPr>
        <w:t xml:space="preserve"> (Springer London, 2014). doi:10.1007/978-1-4471-5571-3_13.</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5.</w:t>
      </w:r>
      <w:r w:rsidRPr="003F01A6">
        <w:rPr>
          <w:rFonts w:ascii="Times New Roman" w:hAnsi="Times New Roman" w:cs="Times New Roman"/>
          <w:noProof/>
          <w:szCs w:val="24"/>
        </w:rPr>
        <w:tab/>
        <w:t xml:space="preserve">Zhang, W. </w:t>
      </w:r>
      <w:r w:rsidRPr="003F01A6">
        <w:rPr>
          <w:rFonts w:ascii="Times New Roman" w:hAnsi="Times New Roman" w:cs="Times New Roman"/>
          <w:i/>
          <w:iCs/>
          <w:noProof/>
          <w:szCs w:val="24"/>
        </w:rPr>
        <w:t>et al.</w:t>
      </w:r>
      <w:r w:rsidRPr="003F01A6">
        <w:rPr>
          <w:rFonts w:ascii="Times New Roman" w:hAnsi="Times New Roman" w:cs="Times New Roman"/>
          <w:noProof/>
          <w:szCs w:val="24"/>
        </w:rPr>
        <w:t xml:space="preserve"> Neuro-inspired computing chips. </w:t>
      </w:r>
      <w:r w:rsidRPr="003F01A6">
        <w:rPr>
          <w:rFonts w:ascii="Times New Roman" w:hAnsi="Times New Roman" w:cs="Times New Roman"/>
          <w:i/>
          <w:iCs/>
          <w:noProof/>
          <w:szCs w:val="24"/>
        </w:rPr>
        <w:t>Nat. Electron.</w:t>
      </w:r>
      <w:r w:rsidRPr="003F01A6">
        <w:rPr>
          <w:rFonts w:ascii="Times New Roman" w:hAnsi="Times New Roman" w:cs="Times New Roman"/>
          <w:noProof/>
          <w:szCs w:val="24"/>
        </w:rPr>
        <w:t xml:space="preserve"> </w:t>
      </w:r>
      <w:r w:rsidRPr="003F01A6">
        <w:rPr>
          <w:rFonts w:ascii="Times New Roman" w:hAnsi="Times New Roman" w:cs="Times New Roman"/>
          <w:b/>
          <w:bCs/>
          <w:noProof/>
          <w:szCs w:val="24"/>
        </w:rPr>
        <w:t>3</w:t>
      </w:r>
      <w:r w:rsidRPr="003F01A6">
        <w:rPr>
          <w:rFonts w:ascii="Times New Roman" w:hAnsi="Times New Roman" w:cs="Times New Roman"/>
          <w:noProof/>
          <w:szCs w:val="24"/>
        </w:rPr>
        <w:t>, 371–382 (2020).</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6.</w:t>
      </w:r>
      <w:r w:rsidRPr="003F01A6">
        <w:rPr>
          <w:rFonts w:ascii="Times New Roman" w:hAnsi="Times New Roman" w:cs="Times New Roman"/>
          <w:noProof/>
          <w:szCs w:val="24"/>
        </w:rPr>
        <w:tab/>
        <w:t xml:space="preserve">Zhou, J. &amp; Chen, J. Prospect of Spintronics in Neuromorphic Computing. </w:t>
      </w:r>
      <w:r w:rsidRPr="003F01A6">
        <w:rPr>
          <w:rFonts w:ascii="Times New Roman" w:hAnsi="Times New Roman" w:cs="Times New Roman"/>
          <w:i/>
          <w:iCs/>
          <w:noProof/>
          <w:szCs w:val="24"/>
        </w:rPr>
        <w:t>Adv. Electron. Mater.</w:t>
      </w:r>
      <w:r w:rsidRPr="003F01A6">
        <w:rPr>
          <w:rFonts w:ascii="Times New Roman" w:hAnsi="Times New Roman" w:cs="Times New Roman"/>
          <w:noProof/>
          <w:szCs w:val="24"/>
        </w:rPr>
        <w:t xml:space="preserve"> </w:t>
      </w:r>
      <w:r w:rsidRPr="003F01A6">
        <w:rPr>
          <w:rFonts w:ascii="Times New Roman" w:hAnsi="Times New Roman" w:cs="Times New Roman"/>
          <w:b/>
          <w:bCs/>
          <w:noProof/>
          <w:szCs w:val="24"/>
        </w:rPr>
        <w:t>7</w:t>
      </w:r>
      <w:r w:rsidRPr="003F01A6">
        <w:rPr>
          <w:rFonts w:ascii="Times New Roman" w:hAnsi="Times New Roman" w:cs="Times New Roman"/>
          <w:noProof/>
          <w:szCs w:val="24"/>
        </w:rPr>
        <w:t>, 2100465 (2021).</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7.</w:t>
      </w:r>
      <w:r w:rsidRPr="003F01A6">
        <w:rPr>
          <w:rFonts w:ascii="Times New Roman" w:hAnsi="Times New Roman" w:cs="Times New Roman"/>
          <w:noProof/>
          <w:szCs w:val="24"/>
        </w:rPr>
        <w:tab/>
        <w:t xml:space="preserve">Sangwan, V. K. &amp; Hersam, M. C. Neuromorphic nanoelectronic materials. </w:t>
      </w:r>
      <w:r w:rsidRPr="003F01A6">
        <w:rPr>
          <w:rFonts w:ascii="Times New Roman" w:hAnsi="Times New Roman" w:cs="Times New Roman"/>
          <w:i/>
          <w:iCs/>
          <w:noProof/>
          <w:szCs w:val="24"/>
        </w:rPr>
        <w:t>Nat. Nanotechnol.</w:t>
      </w:r>
      <w:r w:rsidRPr="003F01A6">
        <w:rPr>
          <w:rFonts w:ascii="Times New Roman" w:hAnsi="Times New Roman" w:cs="Times New Roman"/>
          <w:noProof/>
          <w:szCs w:val="24"/>
        </w:rPr>
        <w:t xml:space="preserve"> </w:t>
      </w:r>
      <w:r w:rsidRPr="003F01A6">
        <w:rPr>
          <w:rFonts w:ascii="Times New Roman" w:hAnsi="Times New Roman" w:cs="Times New Roman"/>
          <w:b/>
          <w:bCs/>
          <w:noProof/>
          <w:szCs w:val="24"/>
        </w:rPr>
        <w:t>15</w:t>
      </w:r>
      <w:r w:rsidRPr="003F01A6">
        <w:rPr>
          <w:rFonts w:ascii="Times New Roman" w:hAnsi="Times New Roman" w:cs="Times New Roman"/>
          <w:noProof/>
          <w:szCs w:val="24"/>
        </w:rPr>
        <w:t>, 517–528 (2020).</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8.</w:t>
      </w:r>
      <w:r w:rsidRPr="003F01A6">
        <w:rPr>
          <w:rFonts w:ascii="Times New Roman" w:hAnsi="Times New Roman" w:cs="Times New Roman"/>
          <w:noProof/>
          <w:szCs w:val="24"/>
        </w:rPr>
        <w:tab/>
        <w:t xml:space="preserve">Grollier, J. </w:t>
      </w:r>
      <w:r w:rsidRPr="003F01A6">
        <w:rPr>
          <w:rFonts w:ascii="Times New Roman" w:hAnsi="Times New Roman" w:cs="Times New Roman"/>
          <w:i/>
          <w:iCs/>
          <w:noProof/>
          <w:szCs w:val="24"/>
        </w:rPr>
        <w:t>et al.</w:t>
      </w:r>
      <w:r w:rsidRPr="003F01A6">
        <w:rPr>
          <w:rFonts w:ascii="Times New Roman" w:hAnsi="Times New Roman" w:cs="Times New Roman"/>
          <w:noProof/>
          <w:szCs w:val="24"/>
        </w:rPr>
        <w:t xml:space="preserve"> Neuromorphic spintronics. </w:t>
      </w:r>
      <w:r w:rsidRPr="003F01A6">
        <w:rPr>
          <w:rFonts w:ascii="Times New Roman" w:hAnsi="Times New Roman" w:cs="Times New Roman"/>
          <w:i/>
          <w:iCs/>
          <w:noProof/>
          <w:szCs w:val="24"/>
        </w:rPr>
        <w:t>Nat. Electron.</w:t>
      </w:r>
      <w:r w:rsidRPr="003F01A6">
        <w:rPr>
          <w:rFonts w:ascii="Times New Roman" w:hAnsi="Times New Roman" w:cs="Times New Roman"/>
          <w:noProof/>
          <w:szCs w:val="24"/>
        </w:rPr>
        <w:t xml:space="preserve"> </w:t>
      </w:r>
      <w:r w:rsidRPr="003F01A6">
        <w:rPr>
          <w:rFonts w:ascii="Times New Roman" w:hAnsi="Times New Roman" w:cs="Times New Roman"/>
          <w:b/>
          <w:bCs/>
          <w:noProof/>
          <w:szCs w:val="24"/>
        </w:rPr>
        <w:t>3</w:t>
      </w:r>
      <w:r w:rsidRPr="003F01A6">
        <w:rPr>
          <w:rFonts w:ascii="Times New Roman" w:hAnsi="Times New Roman" w:cs="Times New Roman"/>
          <w:noProof/>
          <w:szCs w:val="24"/>
        </w:rPr>
        <w:t>, 360–370 (2020).</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9.</w:t>
      </w:r>
      <w:r w:rsidRPr="003F01A6">
        <w:rPr>
          <w:rFonts w:ascii="Times New Roman" w:hAnsi="Times New Roman" w:cs="Times New Roman"/>
          <w:noProof/>
          <w:szCs w:val="24"/>
        </w:rPr>
        <w:tab/>
        <w:t xml:space="preserve">Wiecha, P. R., Lecestre, A., Mallet, N. &amp; Larrieu, G. Pushing the limits of optical information storage using deep learning. </w:t>
      </w:r>
      <w:r w:rsidRPr="003F01A6">
        <w:rPr>
          <w:rFonts w:ascii="Times New Roman" w:hAnsi="Times New Roman" w:cs="Times New Roman"/>
          <w:i/>
          <w:iCs/>
          <w:noProof/>
          <w:szCs w:val="24"/>
        </w:rPr>
        <w:t>Nat. Nanotechnol.</w:t>
      </w:r>
      <w:r w:rsidRPr="003F01A6">
        <w:rPr>
          <w:rFonts w:ascii="Times New Roman" w:hAnsi="Times New Roman" w:cs="Times New Roman"/>
          <w:noProof/>
          <w:szCs w:val="24"/>
        </w:rPr>
        <w:t xml:space="preserve"> </w:t>
      </w:r>
      <w:r w:rsidRPr="003F01A6">
        <w:rPr>
          <w:rFonts w:ascii="Times New Roman" w:hAnsi="Times New Roman" w:cs="Times New Roman"/>
          <w:b/>
          <w:bCs/>
          <w:noProof/>
          <w:szCs w:val="24"/>
        </w:rPr>
        <w:t>14</w:t>
      </w:r>
      <w:r w:rsidRPr="003F01A6">
        <w:rPr>
          <w:rFonts w:ascii="Times New Roman" w:hAnsi="Times New Roman" w:cs="Times New Roman"/>
          <w:noProof/>
          <w:szCs w:val="24"/>
        </w:rPr>
        <w:t>, 237–244 (2019).</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10.</w:t>
      </w:r>
      <w:r w:rsidRPr="003F01A6">
        <w:rPr>
          <w:rFonts w:ascii="Times New Roman" w:hAnsi="Times New Roman" w:cs="Times New Roman"/>
          <w:noProof/>
          <w:szCs w:val="24"/>
        </w:rPr>
        <w:tab/>
        <w:t xml:space="preserve">Chicca, E., Stefanini, F., Bartolozzi, C. &amp; Indiveri, G. Neuromorphic electronic circuits for building autonomous cognitive systems. </w:t>
      </w:r>
      <w:r w:rsidRPr="003F01A6">
        <w:rPr>
          <w:rFonts w:ascii="Times New Roman" w:hAnsi="Times New Roman" w:cs="Times New Roman"/>
          <w:i/>
          <w:iCs/>
          <w:noProof/>
          <w:szCs w:val="24"/>
        </w:rPr>
        <w:t>Proc. IEEE</w:t>
      </w:r>
      <w:r w:rsidRPr="003F01A6">
        <w:rPr>
          <w:rFonts w:ascii="Times New Roman" w:hAnsi="Times New Roman" w:cs="Times New Roman"/>
          <w:noProof/>
          <w:szCs w:val="24"/>
        </w:rPr>
        <w:t xml:space="preserve"> </w:t>
      </w:r>
      <w:r w:rsidRPr="003F01A6">
        <w:rPr>
          <w:rFonts w:ascii="Times New Roman" w:hAnsi="Times New Roman" w:cs="Times New Roman"/>
          <w:b/>
          <w:bCs/>
          <w:noProof/>
          <w:szCs w:val="24"/>
        </w:rPr>
        <w:t>102</w:t>
      </w:r>
      <w:r w:rsidRPr="003F01A6">
        <w:rPr>
          <w:rFonts w:ascii="Times New Roman" w:hAnsi="Times New Roman" w:cs="Times New Roman"/>
          <w:noProof/>
          <w:szCs w:val="24"/>
        </w:rPr>
        <w:t>, 1367–1388 (2014).</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11.</w:t>
      </w:r>
      <w:r w:rsidRPr="003F01A6">
        <w:rPr>
          <w:rFonts w:ascii="Times New Roman" w:hAnsi="Times New Roman" w:cs="Times New Roman"/>
          <w:noProof/>
          <w:szCs w:val="24"/>
        </w:rPr>
        <w:tab/>
        <w:t xml:space="preserve">Gembaczka, P. </w:t>
      </w:r>
      <w:r w:rsidRPr="003F01A6">
        <w:rPr>
          <w:rFonts w:ascii="Times New Roman" w:hAnsi="Times New Roman" w:cs="Times New Roman"/>
          <w:i/>
          <w:iCs/>
          <w:noProof/>
          <w:szCs w:val="24"/>
        </w:rPr>
        <w:t>et al.</w:t>
      </w:r>
      <w:r w:rsidRPr="003F01A6">
        <w:rPr>
          <w:rFonts w:ascii="Times New Roman" w:hAnsi="Times New Roman" w:cs="Times New Roman"/>
          <w:noProof/>
          <w:szCs w:val="24"/>
        </w:rPr>
        <w:t xml:space="preserve"> Combination of sensor-embedded and secure server-distributed artificial intelligence for healthcare applications. </w:t>
      </w:r>
      <w:r w:rsidRPr="003F01A6">
        <w:rPr>
          <w:rFonts w:ascii="Times New Roman" w:hAnsi="Times New Roman" w:cs="Times New Roman"/>
          <w:i/>
          <w:iCs/>
          <w:noProof/>
          <w:szCs w:val="24"/>
        </w:rPr>
        <w:t>Curr. Dir. Biomed. Eng.</w:t>
      </w:r>
      <w:r w:rsidRPr="003F01A6">
        <w:rPr>
          <w:rFonts w:ascii="Times New Roman" w:hAnsi="Times New Roman" w:cs="Times New Roman"/>
          <w:noProof/>
          <w:szCs w:val="24"/>
        </w:rPr>
        <w:t xml:space="preserve"> </w:t>
      </w:r>
      <w:r w:rsidRPr="003F01A6">
        <w:rPr>
          <w:rFonts w:ascii="Times New Roman" w:hAnsi="Times New Roman" w:cs="Times New Roman"/>
          <w:b/>
          <w:bCs/>
          <w:noProof/>
          <w:szCs w:val="24"/>
        </w:rPr>
        <w:t>5</w:t>
      </w:r>
      <w:r w:rsidRPr="003F01A6">
        <w:rPr>
          <w:rFonts w:ascii="Times New Roman" w:hAnsi="Times New Roman" w:cs="Times New Roman"/>
          <w:noProof/>
          <w:szCs w:val="24"/>
        </w:rPr>
        <w:t>, 29–32 (2019).</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12.</w:t>
      </w:r>
      <w:r w:rsidRPr="003F01A6">
        <w:rPr>
          <w:rFonts w:ascii="Times New Roman" w:hAnsi="Times New Roman" w:cs="Times New Roman"/>
          <w:noProof/>
          <w:szCs w:val="24"/>
        </w:rPr>
        <w:tab/>
        <w:t xml:space="preserve">Boriskov, P. IoT-Oriented Design of an Associative Memory Based on Impulsive Hopfield Neural Network with Rate Coding of LIF Oscillators. </w:t>
      </w:r>
      <w:r w:rsidRPr="003F01A6">
        <w:rPr>
          <w:rFonts w:ascii="Times New Roman" w:hAnsi="Times New Roman" w:cs="Times New Roman"/>
          <w:i/>
          <w:iCs/>
          <w:noProof/>
          <w:szCs w:val="24"/>
        </w:rPr>
        <w:t>Electronics</w:t>
      </w:r>
      <w:r w:rsidRPr="003F01A6">
        <w:rPr>
          <w:rFonts w:ascii="Times New Roman" w:hAnsi="Times New Roman" w:cs="Times New Roman"/>
          <w:noProof/>
          <w:szCs w:val="24"/>
        </w:rPr>
        <w:t xml:space="preserve"> </w:t>
      </w:r>
      <w:r w:rsidRPr="003F01A6">
        <w:rPr>
          <w:rFonts w:ascii="Times New Roman" w:hAnsi="Times New Roman" w:cs="Times New Roman"/>
          <w:b/>
          <w:bCs/>
          <w:noProof/>
          <w:szCs w:val="24"/>
        </w:rPr>
        <w:t>9</w:t>
      </w:r>
      <w:r w:rsidRPr="003F01A6">
        <w:rPr>
          <w:rFonts w:ascii="Times New Roman" w:hAnsi="Times New Roman" w:cs="Times New Roman"/>
          <w:noProof/>
          <w:szCs w:val="24"/>
        </w:rPr>
        <w:t>, 1468 (2020).</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13.</w:t>
      </w:r>
      <w:r w:rsidRPr="003F01A6">
        <w:rPr>
          <w:rFonts w:ascii="Times New Roman" w:hAnsi="Times New Roman" w:cs="Times New Roman"/>
          <w:noProof/>
          <w:szCs w:val="24"/>
        </w:rPr>
        <w:tab/>
        <w:t xml:space="preserve">Kudo, K. &amp; Morie, T. Self-feedback electrically coupled spin-Hall oscillator array for pattern-matching operation. </w:t>
      </w:r>
      <w:r w:rsidRPr="003F01A6">
        <w:rPr>
          <w:rFonts w:ascii="Times New Roman" w:hAnsi="Times New Roman" w:cs="Times New Roman"/>
          <w:i/>
          <w:iCs/>
          <w:noProof/>
          <w:szCs w:val="24"/>
        </w:rPr>
        <w:t>Appl. Phys. Express</w:t>
      </w:r>
      <w:r w:rsidRPr="003F01A6">
        <w:rPr>
          <w:rFonts w:ascii="Times New Roman" w:hAnsi="Times New Roman" w:cs="Times New Roman"/>
          <w:noProof/>
          <w:szCs w:val="24"/>
        </w:rPr>
        <w:t xml:space="preserve"> </w:t>
      </w:r>
      <w:r w:rsidRPr="003F01A6">
        <w:rPr>
          <w:rFonts w:ascii="Times New Roman" w:hAnsi="Times New Roman" w:cs="Times New Roman"/>
          <w:b/>
          <w:bCs/>
          <w:noProof/>
          <w:szCs w:val="24"/>
        </w:rPr>
        <w:t>10</w:t>
      </w:r>
      <w:r w:rsidRPr="003F01A6">
        <w:rPr>
          <w:rFonts w:ascii="Times New Roman" w:hAnsi="Times New Roman" w:cs="Times New Roman"/>
          <w:noProof/>
          <w:szCs w:val="24"/>
        </w:rPr>
        <w:t>, 043001 (2017).</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14.</w:t>
      </w:r>
      <w:r w:rsidRPr="003F01A6">
        <w:rPr>
          <w:rFonts w:ascii="Times New Roman" w:hAnsi="Times New Roman" w:cs="Times New Roman"/>
          <w:noProof/>
          <w:szCs w:val="24"/>
        </w:rPr>
        <w:tab/>
        <w:t xml:space="preserve">Torrejon, J. </w:t>
      </w:r>
      <w:r w:rsidRPr="003F01A6">
        <w:rPr>
          <w:rFonts w:ascii="Times New Roman" w:hAnsi="Times New Roman" w:cs="Times New Roman"/>
          <w:i/>
          <w:iCs/>
          <w:noProof/>
          <w:szCs w:val="24"/>
        </w:rPr>
        <w:t>et al.</w:t>
      </w:r>
      <w:r w:rsidRPr="003F01A6">
        <w:rPr>
          <w:rFonts w:ascii="Times New Roman" w:hAnsi="Times New Roman" w:cs="Times New Roman"/>
          <w:noProof/>
          <w:szCs w:val="24"/>
        </w:rPr>
        <w:t xml:space="preserve"> Neuromorphic computing with nanoscale spintronic oscillators. </w:t>
      </w:r>
      <w:r w:rsidRPr="003F01A6">
        <w:rPr>
          <w:rFonts w:ascii="Times New Roman" w:hAnsi="Times New Roman" w:cs="Times New Roman"/>
          <w:i/>
          <w:iCs/>
          <w:noProof/>
          <w:szCs w:val="24"/>
        </w:rPr>
        <w:t>Nature</w:t>
      </w:r>
      <w:r w:rsidRPr="003F01A6">
        <w:rPr>
          <w:rFonts w:ascii="Times New Roman" w:hAnsi="Times New Roman" w:cs="Times New Roman"/>
          <w:noProof/>
          <w:szCs w:val="24"/>
        </w:rPr>
        <w:t xml:space="preserve"> </w:t>
      </w:r>
      <w:r w:rsidRPr="003F01A6">
        <w:rPr>
          <w:rFonts w:ascii="Times New Roman" w:hAnsi="Times New Roman" w:cs="Times New Roman"/>
          <w:b/>
          <w:bCs/>
          <w:noProof/>
          <w:szCs w:val="24"/>
        </w:rPr>
        <w:t>547</w:t>
      </w:r>
      <w:r w:rsidRPr="003F01A6">
        <w:rPr>
          <w:rFonts w:ascii="Times New Roman" w:hAnsi="Times New Roman" w:cs="Times New Roman"/>
          <w:noProof/>
          <w:szCs w:val="24"/>
        </w:rPr>
        <w:t>, 428–431 (2017).</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15.</w:t>
      </w:r>
      <w:r w:rsidRPr="003F01A6">
        <w:rPr>
          <w:rFonts w:ascii="Times New Roman" w:hAnsi="Times New Roman" w:cs="Times New Roman"/>
          <w:noProof/>
          <w:szCs w:val="24"/>
        </w:rPr>
        <w:tab/>
        <w:t xml:space="preserve">Riou, M. </w:t>
      </w:r>
      <w:r w:rsidRPr="003F01A6">
        <w:rPr>
          <w:rFonts w:ascii="Times New Roman" w:hAnsi="Times New Roman" w:cs="Times New Roman"/>
          <w:i/>
          <w:iCs/>
          <w:noProof/>
          <w:szCs w:val="24"/>
        </w:rPr>
        <w:t>et al.</w:t>
      </w:r>
      <w:r w:rsidRPr="003F01A6">
        <w:rPr>
          <w:rFonts w:ascii="Times New Roman" w:hAnsi="Times New Roman" w:cs="Times New Roman"/>
          <w:noProof/>
          <w:szCs w:val="24"/>
        </w:rPr>
        <w:t xml:space="preserve"> Neuromorphic computing through time-multiplexing with a spin-torque nano-oscillator. in </w:t>
      </w:r>
      <w:r w:rsidRPr="003F01A6">
        <w:rPr>
          <w:rFonts w:ascii="Times New Roman" w:hAnsi="Times New Roman" w:cs="Times New Roman"/>
          <w:i/>
          <w:iCs/>
          <w:noProof/>
          <w:szCs w:val="24"/>
        </w:rPr>
        <w:t>2017 IEEE International Electron Devices Meeting (IEDM)</w:t>
      </w:r>
      <w:r w:rsidRPr="003F01A6">
        <w:rPr>
          <w:rFonts w:ascii="Times New Roman" w:hAnsi="Times New Roman" w:cs="Times New Roman"/>
          <w:noProof/>
          <w:szCs w:val="24"/>
        </w:rPr>
        <w:t xml:space="preserve"> 36.3.1-36.3.4 (IEEE, 2017). doi:10.1109/IEDM.2017.8268505.</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16.</w:t>
      </w:r>
      <w:r w:rsidRPr="003F01A6">
        <w:rPr>
          <w:rFonts w:ascii="Times New Roman" w:hAnsi="Times New Roman" w:cs="Times New Roman"/>
          <w:noProof/>
          <w:szCs w:val="24"/>
        </w:rPr>
        <w:tab/>
        <w:t xml:space="preserve">Riou, M. </w:t>
      </w:r>
      <w:r w:rsidRPr="003F01A6">
        <w:rPr>
          <w:rFonts w:ascii="Times New Roman" w:hAnsi="Times New Roman" w:cs="Times New Roman"/>
          <w:i/>
          <w:iCs/>
          <w:noProof/>
          <w:szCs w:val="24"/>
        </w:rPr>
        <w:t>et al.</w:t>
      </w:r>
      <w:r w:rsidRPr="003F01A6">
        <w:rPr>
          <w:rFonts w:ascii="Times New Roman" w:hAnsi="Times New Roman" w:cs="Times New Roman"/>
          <w:noProof/>
          <w:szCs w:val="24"/>
        </w:rPr>
        <w:t xml:space="preserve"> Temporal Pattern Recognition with Delayed-Feedback Spin-Torque Nano-Oscillators. </w:t>
      </w:r>
      <w:r w:rsidRPr="003F01A6">
        <w:rPr>
          <w:rFonts w:ascii="Times New Roman" w:hAnsi="Times New Roman" w:cs="Times New Roman"/>
          <w:i/>
          <w:iCs/>
          <w:noProof/>
          <w:szCs w:val="24"/>
        </w:rPr>
        <w:t>Phys. Rev. Appl.</w:t>
      </w:r>
      <w:r w:rsidRPr="003F01A6">
        <w:rPr>
          <w:rFonts w:ascii="Times New Roman" w:hAnsi="Times New Roman" w:cs="Times New Roman"/>
          <w:noProof/>
          <w:szCs w:val="24"/>
        </w:rPr>
        <w:t xml:space="preserve"> </w:t>
      </w:r>
      <w:r w:rsidRPr="003F01A6">
        <w:rPr>
          <w:rFonts w:ascii="Times New Roman" w:hAnsi="Times New Roman" w:cs="Times New Roman"/>
          <w:b/>
          <w:bCs/>
          <w:noProof/>
          <w:szCs w:val="24"/>
        </w:rPr>
        <w:t>12</w:t>
      </w:r>
      <w:r w:rsidRPr="003F01A6">
        <w:rPr>
          <w:rFonts w:ascii="Times New Roman" w:hAnsi="Times New Roman" w:cs="Times New Roman"/>
          <w:noProof/>
          <w:szCs w:val="24"/>
        </w:rPr>
        <w:t>, 024049 (2019).</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17.</w:t>
      </w:r>
      <w:r w:rsidRPr="003F01A6">
        <w:rPr>
          <w:rFonts w:ascii="Times New Roman" w:hAnsi="Times New Roman" w:cs="Times New Roman"/>
          <w:noProof/>
          <w:szCs w:val="24"/>
        </w:rPr>
        <w:tab/>
        <w:t xml:space="preserve">Fan, D., Maji, S., Yogendra, K., Sharad, M. &amp; Roy, K. Injection-Locked Spin Hall-Induced Coupled-Oscillators for Energy Efficient Associative Computing. </w:t>
      </w:r>
      <w:r w:rsidRPr="003F01A6">
        <w:rPr>
          <w:rFonts w:ascii="Times New Roman" w:hAnsi="Times New Roman" w:cs="Times New Roman"/>
          <w:i/>
          <w:iCs/>
          <w:noProof/>
          <w:szCs w:val="24"/>
        </w:rPr>
        <w:t>IEEE Trans. Nanotechnol.</w:t>
      </w:r>
      <w:r w:rsidRPr="003F01A6">
        <w:rPr>
          <w:rFonts w:ascii="Times New Roman" w:hAnsi="Times New Roman" w:cs="Times New Roman"/>
          <w:noProof/>
          <w:szCs w:val="24"/>
        </w:rPr>
        <w:t xml:space="preserve"> </w:t>
      </w:r>
      <w:r w:rsidRPr="003F01A6">
        <w:rPr>
          <w:rFonts w:ascii="Times New Roman" w:hAnsi="Times New Roman" w:cs="Times New Roman"/>
          <w:b/>
          <w:bCs/>
          <w:noProof/>
          <w:szCs w:val="24"/>
        </w:rPr>
        <w:t>14</w:t>
      </w:r>
      <w:r w:rsidRPr="003F01A6">
        <w:rPr>
          <w:rFonts w:ascii="Times New Roman" w:hAnsi="Times New Roman" w:cs="Times New Roman"/>
          <w:noProof/>
          <w:szCs w:val="24"/>
        </w:rPr>
        <w:t>, 1083–1093 (2015).</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18.</w:t>
      </w:r>
      <w:r w:rsidRPr="003F01A6">
        <w:rPr>
          <w:rFonts w:ascii="Times New Roman" w:hAnsi="Times New Roman" w:cs="Times New Roman"/>
          <w:noProof/>
          <w:szCs w:val="24"/>
        </w:rPr>
        <w:tab/>
        <w:t xml:space="preserve">Slonczewski, J. C. Current-driven excitation of magnetic multilayers. </w:t>
      </w:r>
      <w:r w:rsidRPr="003F01A6">
        <w:rPr>
          <w:rFonts w:ascii="Times New Roman" w:hAnsi="Times New Roman" w:cs="Times New Roman"/>
          <w:i/>
          <w:iCs/>
          <w:noProof/>
          <w:szCs w:val="24"/>
        </w:rPr>
        <w:t>J. Magn. Magn. Mater.</w:t>
      </w:r>
      <w:r w:rsidRPr="003F01A6">
        <w:rPr>
          <w:rFonts w:ascii="Times New Roman" w:hAnsi="Times New Roman" w:cs="Times New Roman"/>
          <w:noProof/>
          <w:szCs w:val="24"/>
        </w:rPr>
        <w:t xml:space="preserve"> </w:t>
      </w:r>
      <w:r w:rsidRPr="003F01A6">
        <w:rPr>
          <w:rFonts w:ascii="Times New Roman" w:hAnsi="Times New Roman" w:cs="Times New Roman"/>
          <w:b/>
          <w:bCs/>
          <w:noProof/>
          <w:szCs w:val="24"/>
        </w:rPr>
        <w:t>159</w:t>
      </w:r>
      <w:r w:rsidRPr="003F01A6">
        <w:rPr>
          <w:rFonts w:ascii="Times New Roman" w:hAnsi="Times New Roman" w:cs="Times New Roman"/>
          <w:noProof/>
          <w:szCs w:val="24"/>
        </w:rPr>
        <w:t>, L1–L7 (1996).</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19.</w:t>
      </w:r>
      <w:r w:rsidRPr="003F01A6">
        <w:rPr>
          <w:rFonts w:ascii="Times New Roman" w:hAnsi="Times New Roman" w:cs="Times New Roman"/>
          <w:noProof/>
          <w:szCs w:val="24"/>
        </w:rPr>
        <w:tab/>
        <w:t xml:space="preserve">Kiselev, S. I. </w:t>
      </w:r>
      <w:r w:rsidRPr="003F01A6">
        <w:rPr>
          <w:rFonts w:ascii="Times New Roman" w:hAnsi="Times New Roman" w:cs="Times New Roman"/>
          <w:i/>
          <w:iCs/>
          <w:noProof/>
          <w:szCs w:val="24"/>
        </w:rPr>
        <w:t>et al.</w:t>
      </w:r>
      <w:r w:rsidRPr="003F01A6">
        <w:rPr>
          <w:rFonts w:ascii="Times New Roman" w:hAnsi="Times New Roman" w:cs="Times New Roman"/>
          <w:noProof/>
          <w:szCs w:val="24"/>
        </w:rPr>
        <w:t xml:space="preserve"> Microwave oscillations of a nanomagnet driven by a spin-polarized current. </w:t>
      </w:r>
      <w:r w:rsidRPr="003F01A6">
        <w:rPr>
          <w:rFonts w:ascii="Times New Roman" w:hAnsi="Times New Roman" w:cs="Times New Roman"/>
          <w:i/>
          <w:iCs/>
          <w:noProof/>
          <w:szCs w:val="24"/>
        </w:rPr>
        <w:t>Nature</w:t>
      </w:r>
      <w:r w:rsidRPr="003F01A6">
        <w:rPr>
          <w:rFonts w:ascii="Times New Roman" w:hAnsi="Times New Roman" w:cs="Times New Roman"/>
          <w:noProof/>
          <w:szCs w:val="24"/>
        </w:rPr>
        <w:t xml:space="preserve"> </w:t>
      </w:r>
      <w:r w:rsidRPr="003F01A6">
        <w:rPr>
          <w:rFonts w:ascii="Times New Roman" w:hAnsi="Times New Roman" w:cs="Times New Roman"/>
          <w:b/>
          <w:bCs/>
          <w:noProof/>
          <w:szCs w:val="24"/>
        </w:rPr>
        <w:t>425</w:t>
      </w:r>
      <w:r w:rsidRPr="003F01A6">
        <w:rPr>
          <w:rFonts w:ascii="Times New Roman" w:hAnsi="Times New Roman" w:cs="Times New Roman"/>
          <w:noProof/>
          <w:szCs w:val="24"/>
        </w:rPr>
        <w:t>, 380–383 (2003).</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20.</w:t>
      </w:r>
      <w:r w:rsidRPr="003F01A6">
        <w:rPr>
          <w:rFonts w:ascii="Times New Roman" w:hAnsi="Times New Roman" w:cs="Times New Roman"/>
          <w:noProof/>
          <w:szCs w:val="24"/>
        </w:rPr>
        <w:tab/>
        <w:t xml:space="preserve">Hirsch, J. E. Spin Hall Effect. </w:t>
      </w:r>
      <w:r w:rsidRPr="003F01A6">
        <w:rPr>
          <w:rFonts w:ascii="Times New Roman" w:hAnsi="Times New Roman" w:cs="Times New Roman"/>
          <w:i/>
          <w:iCs/>
          <w:noProof/>
          <w:szCs w:val="24"/>
        </w:rPr>
        <w:t>Phys. Rev. Lett.</w:t>
      </w:r>
      <w:r w:rsidRPr="003F01A6">
        <w:rPr>
          <w:rFonts w:ascii="Times New Roman" w:hAnsi="Times New Roman" w:cs="Times New Roman"/>
          <w:noProof/>
          <w:szCs w:val="24"/>
        </w:rPr>
        <w:t xml:space="preserve"> </w:t>
      </w:r>
      <w:r w:rsidRPr="003F01A6">
        <w:rPr>
          <w:rFonts w:ascii="Times New Roman" w:hAnsi="Times New Roman" w:cs="Times New Roman"/>
          <w:b/>
          <w:bCs/>
          <w:noProof/>
          <w:szCs w:val="24"/>
        </w:rPr>
        <w:t>83</w:t>
      </w:r>
      <w:r w:rsidRPr="003F01A6">
        <w:rPr>
          <w:rFonts w:ascii="Times New Roman" w:hAnsi="Times New Roman" w:cs="Times New Roman"/>
          <w:noProof/>
          <w:szCs w:val="24"/>
        </w:rPr>
        <w:t>, 1834–1837 (1999).</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21.</w:t>
      </w:r>
      <w:r w:rsidRPr="003F01A6">
        <w:rPr>
          <w:rFonts w:ascii="Times New Roman" w:hAnsi="Times New Roman" w:cs="Times New Roman"/>
          <w:noProof/>
          <w:szCs w:val="24"/>
        </w:rPr>
        <w:tab/>
        <w:t xml:space="preserve">Sinova, J., Valenzuela, S. O., Wunderlich, J., Back, C. H. &amp; Jungwirth, T. Spin Hall effects. </w:t>
      </w:r>
      <w:r w:rsidRPr="003F01A6">
        <w:rPr>
          <w:rFonts w:ascii="Times New Roman" w:hAnsi="Times New Roman" w:cs="Times New Roman"/>
          <w:i/>
          <w:iCs/>
          <w:noProof/>
          <w:szCs w:val="24"/>
        </w:rPr>
        <w:t>Rev. Mod. Phys.</w:t>
      </w:r>
      <w:r w:rsidRPr="003F01A6">
        <w:rPr>
          <w:rFonts w:ascii="Times New Roman" w:hAnsi="Times New Roman" w:cs="Times New Roman"/>
          <w:noProof/>
          <w:szCs w:val="24"/>
        </w:rPr>
        <w:t xml:space="preserve"> </w:t>
      </w:r>
      <w:r w:rsidRPr="003F01A6">
        <w:rPr>
          <w:rFonts w:ascii="Times New Roman" w:hAnsi="Times New Roman" w:cs="Times New Roman"/>
          <w:b/>
          <w:bCs/>
          <w:noProof/>
          <w:szCs w:val="24"/>
        </w:rPr>
        <w:t>87</w:t>
      </w:r>
      <w:r w:rsidRPr="003F01A6">
        <w:rPr>
          <w:rFonts w:ascii="Times New Roman" w:hAnsi="Times New Roman" w:cs="Times New Roman"/>
          <w:noProof/>
          <w:szCs w:val="24"/>
        </w:rPr>
        <w:t>, 1213–1260 (2015).</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22.</w:t>
      </w:r>
      <w:r w:rsidRPr="003F01A6">
        <w:rPr>
          <w:rFonts w:ascii="Times New Roman" w:hAnsi="Times New Roman" w:cs="Times New Roman"/>
          <w:noProof/>
          <w:szCs w:val="24"/>
        </w:rPr>
        <w:tab/>
        <w:t xml:space="preserve">Miron, I. M. </w:t>
      </w:r>
      <w:r w:rsidRPr="003F01A6">
        <w:rPr>
          <w:rFonts w:ascii="Times New Roman" w:hAnsi="Times New Roman" w:cs="Times New Roman"/>
          <w:i/>
          <w:iCs/>
          <w:noProof/>
          <w:szCs w:val="24"/>
        </w:rPr>
        <w:t>et al.</w:t>
      </w:r>
      <w:r w:rsidRPr="003F01A6">
        <w:rPr>
          <w:rFonts w:ascii="Times New Roman" w:hAnsi="Times New Roman" w:cs="Times New Roman"/>
          <w:noProof/>
          <w:szCs w:val="24"/>
        </w:rPr>
        <w:t xml:space="preserve"> Current-driven spin torque induced by the Rashba effect in a ferromagnetic metal layer. </w:t>
      </w:r>
      <w:r w:rsidRPr="003F01A6">
        <w:rPr>
          <w:rFonts w:ascii="Times New Roman" w:hAnsi="Times New Roman" w:cs="Times New Roman"/>
          <w:i/>
          <w:iCs/>
          <w:noProof/>
          <w:szCs w:val="24"/>
        </w:rPr>
        <w:t>Nat. Mater.</w:t>
      </w:r>
      <w:r w:rsidRPr="003F01A6">
        <w:rPr>
          <w:rFonts w:ascii="Times New Roman" w:hAnsi="Times New Roman" w:cs="Times New Roman"/>
          <w:noProof/>
          <w:szCs w:val="24"/>
        </w:rPr>
        <w:t xml:space="preserve"> </w:t>
      </w:r>
      <w:r w:rsidRPr="003F01A6">
        <w:rPr>
          <w:rFonts w:ascii="Times New Roman" w:hAnsi="Times New Roman" w:cs="Times New Roman"/>
          <w:b/>
          <w:bCs/>
          <w:noProof/>
          <w:szCs w:val="24"/>
        </w:rPr>
        <w:t>9</w:t>
      </w:r>
      <w:r w:rsidRPr="003F01A6">
        <w:rPr>
          <w:rFonts w:ascii="Times New Roman" w:hAnsi="Times New Roman" w:cs="Times New Roman"/>
          <w:noProof/>
          <w:szCs w:val="24"/>
        </w:rPr>
        <w:t>, (2010).</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23.</w:t>
      </w:r>
      <w:r w:rsidRPr="003F01A6">
        <w:rPr>
          <w:rFonts w:ascii="Times New Roman" w:hAnsi="Times New Roman" w:cs="Times New Roman"/>
          <w:noProof/>
          <w:szCs w:val="24"/>
        </w:rPr>
        <w:tab/>
        <w:t xml:space="preserve">Mellnik, A. R. </w:t>
      </w:r>
      <w:r w:rsidRPr="003F01A6">
        <w:rPr>
          <w:rFonts w:ascii="Times New Roman" w:hAnsi="Times New Roman" w:cs="Times New Roman"/>
          <w:i/>
          <w:iCs/>
          <w:noProof/>
          <w:szCs w:val="24"/>
        </w:rPr>
        <w:t>et al.</w:t>
      </w:r>
      <w:r w:rsidRPr="003F01A6">
        <w:rPr>
          <w:rFonts w:ascii="Times New Roman" w:hAnsi="Times New Roman" w:cs="Times New Roman"/>
          <w:noProof/>
          <w:szCs w:val="24"/>
        </w:rPr>
        <w:t xml:space="preserve"> Spin-transfer torque generated by a topological insulator. </w:t>
      </w:r>
      <w:r w:rsidRPr="003F01A6">
        <w:rPr>
          <w:rFonts w:ascii="Times New Roman" w:hAnsi="Times New Roman" w:cs="Times New Roman"/>
          <w:i/>
          <w:iCs/>
          <w:noProof/>
          <w:szCs w:val="24"/>
        </w:rPr>
        <w:t>Nature</w:t>
      </w:r>
      <w:r w:rsidRPr="003F01A6">
        <w:rPr>
          <w:rFonts w:ascii="Times New Roman" w:hAnsi="Times New Roman" w:cs="Times New Roman"/>
          <w:noProof/>
          <w:szCs w:val="24"/>
        </w:rPr>
        <w:t xml:space="preserve"> </w:t>
      </w:r>
      <w:r w:rsidRPr="003F01A6">
        <w:rPr>
          <w:rFonts w:ascii="Times New Roman" w:hAnsi="Times New Roman" w:cs="Times New Roman"/>
          <w:b/>
          <w:bCs/>
          <w:noProof/>
          <w:szCs w:val="24"/>
        </w:rPr>
        <w:t>511</w:t>
      </w:r>
      <w:r w:rsidRPr="003F01A6">
        <w:rPr>
          <w:rFonts w:ascii="Times New Roman" w:hAnsi="Times New Roman" w:cs="Times New Roman"/>
          <w:noProof/>
          <w:szCs w:val="24"/>
        </w:rPr>
        <w:t>, 449–451 (2014).</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24.</w:t>
      </w:r>
      <w:r w:rsidRPr="003F01A6">
        <w:rPr>
          <w:rFonts w:ascii="Times New Roman" w:hAnsi="Times New Roman" w:cs="Times New Roman"/>
          <w:noProof/>
          <w:szCs w:val="24"/>
        </w:rPr>
        <w:tab/>
        <w:t xml:space="preserve">Demidov, V. E. </w:t>
      </w:r>
      <w:r w:rsidRPr="003F01A6">
        <w:rPr>
          <w:rFonts w:ascii="Times New Roman" w:hAnsi="Times New Roman" w:cs="Times New Roman"/>
          <w:i/>
          <w:iCs/>
          <w:noProof/>
          <w:szCs w:val="24"/>
        </w:rPr>
        <w:t>et al.</w:t>
      </w:r>
      <w:r w:rsidRPr="003F01A6">
        <w:rPr>
          <w:rFonts w:ascii="Times New Roman" w:hAnsi="Times New Roman" w:cs="Times New Roman"/>
          <w:noProof/>
          <w:szCs w:val="24"/>
        </w:rPr>
        <w:t xml:space="preserve"> Magnetization oscillations and waves driven by pure spin currents. </w:t>
      </w:r>
      <w:r w:rsidRPr="003F01A6">
        <w:rPr>
          <w:rFonts w:ascii="Times New Roman" w:hAnsi="Times New Roman" w:cs="Times New Roman"/>
          <w:i/>
          <w:iCs/>
          <w:noProof/>
          <w:szCs w:val="24"/>
        </w:rPr>
        <w:t>Phys. Rep.</w:t>
      </w:r>
      <w:r w:rsidRPr="003F01A6">
        <w:rPr>
          <w:rFonts w:ascii="Times New Roman" w:hAnsi="Times New Roman" w:cs="Times New Roman"/>
          <w:noProof/>
          <w:szCs w:val="24"/>
        </w:rPr>
        <w:t xml:space="preserve"> </w:t>
      </w:r>
      <w:r w:rsidRPr="003F01A6">
        <w:rPr>
          <w:rFonts w:ascii="Times New Roman" w:hAnsi="Times New Roman" w:cs="Times New Roman"/>
          <w:b/>
          <w:bCs/>
          <w:noProof/>
          <w:szCs w:val="24"/>
        </w:rPr>
        <w:t>673</w:t>
      </w:r>
      <w:r w:rsidRPr="003F01A6">
        <w:rPr>
          <w:rFonts w:ascii="Times New Roman" w:hAnsi="Times New Roman" w:cs="Times New Roman"/>
          <w:noProof/>
          <w:szCs w:val="24"/>
        </w:rPr>
        <w:t>, 1–31 (2017).</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25.</w:t>
      </w:r>
      <w:r w:rsidRPr="003F01A6">
        <w:rPr>
          <w:rFonts w:ascii="Times New Roman" w:hAnsi="Times New Roman" w:cs="Times New Roman"/>
          <w:noProof/>
          <w:szCs w:val="24"/>
        </w:rPr>
        <w:tab/>
        <w:t xml:space="preserve">Chen, T. </w:t>
      </w:r>
      <w:r w:rsidRPr="003F01A6">
        <w:rPr>
          <w:rFonts w:ascii="Times New Roman" w:hAnsi="Times New Roman" w:cs="Times New Roman"/>
          <w:i/>
          <w:iCs/>
          <w:noProof/>
          <w:szCs w:val="24"/>
        </w:rPr>
        <w:t>et al.</w:t>
      </w:r>
      <w:r w:rsidRPr="003F01A6">
        <w:rPr>
          <w:rFonts w:ascii="Times New Roman" w:hAnsi="Times New Roman" w:cs="Times New Roman"/>
          <w:noProof/>
          <w:szCs w:val="24"/>
        </w:rPr>
        <w:t xml:space="preserve"> Spin-Torque and Spin-Hall Nano-Oscillators. </w:t>
      </w:r>
      <w:r w:rsidRPr="003F01A6">
        <w:rPr>
          <w:rFonts w:ascii="Times New Roman" w:hAnsi="Times New Roman" w:cs="Times New Roman"/>
          <w:i/>
          <w:iCs/>
          <w:noProof/>
          <w:szCs w:val="24"/>
        </w:rPr>
        <w:t>Proc. IEEE</w:t>
      </w:r>
      <w:r w:rsidRPr="003F01A6">
        <w:rPr>
          <w:rFonts w:ascii="Times New Roman" w:hAnsi="Times New Roman" w:cs="Times New Roman"/>
          <w:noProof/>
          <w:szCs w:val="24"/>
        </w:rPr>
        <w:t xml:space="preserve"> </w:t>
      </w:r>
      <w:r w:rsidRPr="003F01A6">
        <w:rPr>
          <w:rFonts w:ascii="Times New Roman" w:hAnsi="Times New Roman" w:cs="Times New Roman"/>
          <w:b/>
          <w:bCs/>
          <w:noProof/>
          <w:szCs w:val="24"/>
        </w:rPr>
        <w:t>104</w:t>
      </w:r>
      <w:r w:rsidRPr="003F01A6">
        <w:rPr>
          <w:rFonts w:ascii="Times New Roman" w:hAnsi="Times New Roman" w:cs="Times New Roman"/>
          <w:noProof/>
          <w:szCs w:val="24"/>
        </w:rPr>
        <w:t>, 1919–1945 (2016).</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26.</w:t>
      </w:r>
      <w:r w:rsidRPr="003F01A6">
        <w:rPr>
          <w:rFonts w:ascii="Times New Roman" w:hAnsi="Times New Roman" w:cs="Times New Roman"/>
          <w:noProof/>
          <w:szCs w:val="24"/>
        </w:rPr>
        <w:tab/>
        <w:t xml:space="preserve">Duan, Z. </w:t>
      </w:r>
      <w:r w:rsidRPr="003F01A6">
        <w:rPr>
          <w:rFonts w:ascii="Times New Roman" w:hAnsi="Times New Roman" w:cs="Times New Roman"/>
          <w:i/>
          <w:iCs/>
          <w:noProof/>
          <w:szCs w:val="24"/>
        </w:rPr>
        <w:t>et al.</w:t>
      </w:r>
      <w:r w:rsidRPr="003F01A6">
        <w:rPr>
          <w:rFonts w:ascii="Times New Roman" w:hAnsi="Times New Roman" w:cs="Times New Roman"/>
          <w:noProof/>
          <w:szCs w:val="24"/>
        </w:rPr>
        <w:t xml:space="preserve"> Nanowire spin torque oscillator driven by spin orbit torques. </w:t>
      </w:r>
      <w:r w:rsidRPr="003F01A6">
        <w:rPr>
          <w:rFonts w:ascii="Times New Roman" w:hAnsi="Times New Roman" w:cs="Times New Roman"/>
          <w:i/>
          <w:iCs/>
          <w:noProof/>
          <w:szCs w:val="24"/>
        </w:rPr>
        <w:t>Nat. Commun.</w:t>
      </w:r>
      <w:r w:rsidRPr="003F01A6">
        <w:rPr>
          <w:rFonts w:ascii="Times New Roman" w:hAnsi="Times New Roman" w:cs="Times New Roman"/>
          <w:noProof/>
          <w:szCs w:val="24"/>
        </w:rPr>
        <w:t xml:space="preserve"> </w:t>
      </w:r>
      <w:r w:rsidRPr="003F01A6">
        <w:rPr>
          <w:rFonts w:ascii="Times New Roman" w:hAnsi="Times New Roman" w:cs="Times New Roman"/>
          <w:b/>
          <w:bCs/>
          <w:noProof/>
          <w:szCs w:val="24"/>
        </w:rPr>
        <w:t>5</w:t>
      </w:r>
      <w:r w:rsidRPr="003F01A6">
        <w:rPr>
          <w:rFonts w:ascii="Times New Roman" w:hAnsi="Times New Roman" w:cs="Times New Roman"/>
          <w:noProof/>
          <w:szCs w:val="24"/>
        </w:rPr>
        <w:t>, 5616 (2014).</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27.</w:t>
      </w:r>
      <w:r w:rsidRPr="003F01A6">
        <w:rPr>
          <w:rFonts w:ascii="Times New Roman" w:hAnsi="Times New Roman" w:cs="Times New Roman"/>
          <w:noProof/>
          <w:szCs w:val="24"/>
        </w:rPr>
        <w:tab/>
        <w:t xml:space="preserve">Duan, Z. </w:t>
      </w:r>
      <w:r w:rsidRPr="003F01A6">
        <w:rPr>
          <w:rFonts w:ascii="Times New Roman" w:hAnsi="Times New Roman" w:cs="Times New Roman"/>
          <w:i/>
          <w:iCs/>
          <w:noProof/>
          <w:szCs w:val="24"/>
        </w:rPr>
        <w:t>et al.</w:t>
      </w:r>
      <w:r w:rsidRPr="003F01A6">
        <w:rPr>
          <w:rFonts w:ascii="Times New Roman" w:hAnsi="Times New Roman" w:cs="Times New Roman"/>
          <w:noProof/>
          <w:szCs w:val="24"/>
        </w:rPr>
        <w:t xml:space="preserve"> Spin-wave modes in permalloy/platinum wires and tuning of the mode damping by spin Hall current. </w:t>
      </w:r>
      <w:r w:rsidRPr="003F01A6">
        <w:rPr>
          <w:rFonts w:ascii="Times New Roman" w:hAnsi="Times New Roman" w:cs="Times New Roman"/>
          <w:i/>
          <w:iCs/>
          <w:noProof/>
          <w:szCs w:val="24"/>
        </w:rPr>
        <w:t>Phys. Rev. B</w:t>
      </w:r>
      <w:r w:rsidRPr="003F01A6">
        <w:rPr>
          <w:rFonts w:ascii="Times New Roman" w:hAnsi="Times New Roman" w:cs="Times New Roman"/>
          <w:noProof/>
          <w:szCs w:val="24"/>
        </w:rPr>
        <w:t xml:space="preserve"> </w:t>
      </w:r>
      <w:r w:rsidRPr="003F01A6">
        <w:rPr>
          <w:rFonts w:ascii="Times New Roman" w:hAnsi="Times New Roman" w:cs="Times New Roman"/>
          <w:b/>
          <w:bCs/>
          <w:noProof/>
          <w:szCs w:val="24"/>
        </w:rPr>
        <w:t>90</w:t>
      </w:r>
      <w:r w:rsidRPr="003F01A6">
        <w:rPr>
          <w:rFonts w:ascii="Times New Roman" w:hAnsi="Times New Roman" w:cs="Times New Roman"/>
          <w:noProof/>
          <w:szCs w:val="24"/>
        </w:rPr>
        <w:t>, 024427 (2014).</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28.</w:t>
      </w:r>
      <w:r w:rsidRPr="003F01A6">
        <w:rPr>
          <w:rFonts w:ascii="Times New Roman" w:hAnsi="Times New Roman" w:cs="Times New Roman"/>
          <w:noProof/>
          <w:szCs w:val="24"/>
        </w:rPr>
        <w:tab/>
        <w:t xml:space="preserve">Demidov, V. E. </w:t>
      </w:r>
      <w:r w:rsidRPr="003F01A6">
        <w:rPr>
          <w:rFonts w:ascii="Times New Roman" w:hAnsi="Times New Roman" w:cs="Times New Roman"/>
          <w:i/>
          <w:iCs/>
          <w:noProof/>
          <w:szCs w:val="24"/>
        </w:rPr>
        <w:t>et al.</w:t>
      </w:r>
      <w:r w:rsidRPr="003F01A6">
        <w:rPr>
          <w:rFonts w:ascii="Times New Roman" w:hAnsi="Times New Roman" w:cs="Times New Roman"/>
          <w:noProof/>
          <w:szCs w:val="24"/>
        </w:rPr>
        <w:t xml:space="preserve"> Control of Magnetic Fluctuations by Spin Current. </w:t>
      </w:r>
      <w:r w:rsidRPr="003F01A6">
        <w:rPr>
          <w:rFonts w:ascii="Times New Roman" w:hAnsi="Times New Roman" w:cs="Times New Roman"/>
          <w:i/>
          <w:iCs/>
          <w:noProof/>
          <w:szCs w:val="24"/>
        </w:rPr>
        <w:t>Phys. Rev. Lett.</w:t>
      </w:r>
      <w:r w:rsidRPr="003F01A6">
        <w:rPr>
          <w:rFonts w:ascii="Times New Roman" w:hAnsi="Times New Roman" w:cs="Times New Roman"/>
          <w:noProof/>
          <w:szCs w:val="24"/>
        </w:rPr>
        <w:t xml:space="preserve"> </w:t>
      </w:r>
      <w:r w:rsidRPr="003F01A6">
        <w:rPr>
          <w:rFonts w:ascii="Times New Roman" w:hAnsi="Times New Roman" w:cs="Times New Roman"/>
          <w:b/>
          <w:bCs/>
          <w:noProof/>
          <w:szCs w:val="24"/>
        </w:rPr>
        <w:t>107</w:t>
      </w:r>
      <w:r w:rsidRPr="003F01A6">
        <w:rPr>
          <w:rFonts w:ascii="Times New Roman" w:hAnsi="Times New Roman" w:cs="Times New Roman"/>
          <w:noProof/>
          <w:szCs w:val="24"/>
        </w:rPr>
        <w:t>, 107204 (2011).</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29.</w:t>
      </w:r>
      <w:r w:rsidRPr="003F01A6">
        <w:rPr>
          <w:rFonts w:ascii="Times New Roman" w:hAnsi="Times New Roman" w:cs="Times New Roman"/>
          <w:noProof/>
          <w:szCs w:val="24"/>
        </w:rPr>
        <w:tab/>
        <w:t xml:space="preserve">Demidov, V. E. </w:t>
      </w:r>
      <w:r w:rsidRPr="003F01A6">
        <w:rPr>
          <w:rFonts w:ascii="Times New Roman" w:hAnsi="Times New Roman" w:cs="Times New Roman"/>
          <w:i/>
          <w:iCs/>
          <w:noProof/>
          <w:szCs w:val="24"/>
        </w:rPr>
        <w:t>et al.</w:t>
      </w:r>
      <w:r w:rsidRPr="003F01A6">
        <w:rPr>
          <w:rFonts w:ascii="Times New Roman" w:hAnsi="Times New Roman" w:cs="Times New Roman"/>
          <w:noProof/>
          <w:szCs w:val="24"/>
        </w:rPr>
        <w:t xml:space="preserve"> Magnetic nano-oscillator driven by pure spin current. </w:t>
      </w:r>
      <w:r w:rsidRPr="003F01A6">
        <w:rPr>
          <w:rFonts w:ascii="Times New Roman" w:hAnsi="Times New Roman" w:cs="Times New Roman"/>
          <w:i/>
          <w:iCs/>
          <w:noProof/>
          <w:szCs w:val="24"/>
        </w:rPr>
        <w:t>Nat. Mater.</w:t>
      </w:r>
      <w:r w:rsidRPr="003F01A6">
        <w:rPr>
          <w:rFonts w:ascii="Times New Roman" w:hAnsi="Times New Roman" w:cs="Times New Roman"/>
          <w:noProof/>
          <w:szCs w:val="24"/>
        </w:rPr>
        <w:t xml:space="preserve"> </w:t>
      </w:r>
      <w:r w:rsidRPr="003F01A6">
        <w:rPr>
          <w:rFonts w:ascii="Times New Roman" w:hAnsi="Times New Roman" w:cs="Times New Roman"/>
          <w:b/>
          <w:bCs/>
          <w:noProof/>
          <w:szCs w:val="24"/>
        </w:rPr>
        <w:t>11</w:t>
      </w:r>
      <w:r w:rsidRPr="003F01A6">
        <w:rPr>
          <w:rFonts w:ascii="Times New Roman" w:hAnsi="Times New Roman" w:cs="Times New Roman"/>
          <w:noProof/>
          <w:szCs w:val="24"/>
        </w:rPr>
        <w:t>, 1028–1031 (2012).</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30.</w:t>
      </w:r>
      <w:r w:rsidRPr="003F01A6">
        <w:rPr>
          <w:rFonts w:ascii="Times New Roman" w:hAnsi="Times New Roman" w:cs="Times New Roman"/>
          <w:noProof/>
          <w:szCs w:val="24"/>
        </w:rPr>
        <w:tab/>
        <w:t xml:space="preserve">Fulara, H. </w:t>
      </w:r>
      <w:r w:rsidRPr="003F01A6">
        <w:rPr>
          <w:rFonts w:ascii="Times New Roman" w:hAnsi="Times New Roman" w:cs="Times New Roman"/>
          <w:i/>
          <w:iCs/>
          <w:noProof/>
          <w:szCs w:val="24"/>
        </w:rPr>
        <w:t>et al.</w:t>
      </w:r>
      <w:r w:rsidRPr="003F01A6">
        <w:rPr>
          <w:rFonts w:ascii="Times New Roman" w:hAnsi="Times New Roman" w:cs="Times New Roman"/>
          <w:noProof/>
          <w:szCs w:val="24"/>
        </w:rPr>
        <w:t xml:space="preserve"> Spin-orbit torque–driven propagating spin waves. </w:t>
      </w:r>
      <w:r w:rsidRPr="003F01A6">
        <w:rPr>
          <w:rFonts w:ascii="Times New Roman" w:hAnsi="Times New Roman" w:cs="Times New Roman"/>
          <w:i/>
          <w:iCs/>
          <w:noProof/>
          <w:szCs w:val="24"/>
        </w:rPr>
        <w:t>Sci. Adv.</w:t>
      </w:r>
      <w:r w:rsidRPr="003F01A6">
        <w:rPr>
          <w:rFonts w:ascii="Times New Roman" w:hAnsi="Times New Roman" w:cs="Times New Roman"/>
          <w:noProof/>
          <w:szCs w:val="24"/>
        </w:rPr>
        <w:t xml:space="preserve"> </w:t>
      </w:r>
      <w:r w:rsidRPr="003F01A6">
        <w:rPr>
          <w:rFonts w:ascii="Times New Roman" w:hAnsi="Times New Roman" w:cs="Times New Roman"/>
          <w:b/>
          <w:bCs/>
          <w:noProof/>
          <w:szCs w:val="24"/>
        </w:rPr>
        <w:t>5</w:t>
      </w:r>
      <w:r w:rsidRPr="003F01A6">
        <w:rPr>
          <w:rFonts w:ascii="Times New Roman" w:hAnsi="Times New Roman" w:cs="Times New Roman"/>
          <w:noProof/>
          <w:szCs w:val="24"/>
        </w:rPr>
        <w:t>, 1–8 (2019).</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31.</w:t>
      </w:r>
      <w:r w:rsidRPr="003F01A6">
        <w:rPr>
          <w:rFonts w:ascii="Times New Roman" w:hAnsi="Times New Roman" w:cs="Times New Roman"/>
          <w:noProof/>
          <w:szCs w:val="24"/>
        </w:rPr>
        <w:tab/>
        <w:t xml:space="preserve">Dvornik, M., Awad, A. A. &amp; Åkerman, J. Origin of Magnetization Auto-Oscillations in Constriction-Based Spin Hall Nano-Oscillators. </w:t>
      </w:r>
      <w:r w:rsidRPr="003F01A6">
        <w:rPr>
          <w:rFonts w:ascii="Times New Roman" w:hAnsi="Times New Roman" w:cs="Times New Roman"/>
          <w:i/>
          <w:iCs/>
          <w:noProof/>
          <w:szCs w:val="24"/>
        </w:rPr>
        <w:t>Phys. Rev. Appl.</w:t>
      </w:r>
      <w:r w:rsidRPr="003F01A6">
        <w:rPr>
          <w:rFonts w:ascii="Times New Roman" w:hAnsi="Times New Roman" w:cs="Times New Roman"/>
          <w:noProof/>
          <w:szCs w:val="24"/>
        </w:rPr>
        <w:t xml:space="preserve"> </w:t>
      </w:r>
      <w:r w:rsidRPr="003F01A6">
        <w:rPr>
          <w:rFonts w:ascii="Times New Roman" w:hAnsi="Times New Roman" w:cs="Times New Roman"/>
          <w:b/>
          <w:bCs/>
          <w:noProof/>
          <w:szCs w:val="24"/>
        </w:rPr>
        <w:t>9</w:t>
      </w:r>
      <w:r w:rsidRPr="003F01A6">
        <w:rPr>
          <w:rFonts w:ascii="Times New Roman" w:hAnsi="Times New Roman" w:cs="Times New Roman"/>
          <w:noProof/>
          <w:szCs w:val="24"/>
        </w:rPr>
        <w:t>, 014017 (2018).</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32.</w:t>
      </w:r>
      <w:r w:rsidRPr="003F01A6">
        <w:rPr>
          <w:rFonts w:ascii="Times New Roman" w:hAnsi="Times New Roman" w:cs="Times New Roman"/>
          <w:noProof/>
          <w:szCs w:val="24"/>
        </w:rPr>
        <w:tab/>
        <w:t xml:space="preserve">Hoffmann, A. Spin Hall Effects in Metals. </w:t>
      </w:r>
      <w:r w:rsidRPr="003F01A6">
        <w:rPr>
          <w:rFonts w:ascii="Times New Roman" w:hAnsi="Times New Roman" w:cs="Times New Roman"/>
          <w:i/>
          <w:iCs/>
          <w:noProof/>
          <w:szCs w:val="24"/>
        </w:rPr>
        <w:t>IEEE Trans. Magn.</w:t>
      </w:r>
      <w:r w:rsidRPr="003F01A6">
        <w:rPr>
          <w:rFonts w:ascii="Times New Roman" w:hAnsi="Times New Roman" w:cs="Times New Roman"/>
          <w:noProof/>
          <w:szCs w:val="24"/>
        </w:rPr>
        <w:t xml:space="preserve"> </w:t>
      </w:r>
      <w:r w:rsidRPr="003F01A6">
        <w:rPr>
          <w:rFonts w:ascii="Times New Roman" w:hAnsi="Times New Roman" w:cs="Times New Roman"/>
          <w:b/>
          <w:bCs/>
          <w:noProof/>
          <w:szCs w:val="24"/>
        </w:rPr>
        <w:t>49</w:t>
      </w:r>
      <w:r w:rsidRPr="003F01A6">
        <w:rPr>
          <w:rFonts w:ascii="Times New Roman" w:hAnsi="Times New Roman" w:cs="Times New Roman"/>
          <w:noProof/>
          <w:szCs w:val="24"/>
        </w:rPr>
        <w:t>, 5172–5193 (2013).</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33.</w:t>
      </w:r>
      <w:r w:rsidRPr="003F01A6">
        <w:rPr>
          <w:rFonts w:ascii="Times New Roman" w:hAnsi="Times New Roman" w:cs="Times New Roman"/>
          <w:noProof/>
          <w:szCs w:val="24"/>
        </w:rPr>
        <w:tab/>
        <w:t xml:space="preserve">Shashank, U. </w:t>
      </w:r>
      <w:r w:rsidRPr="003F01A6">
        <w:rPr>
          <w:rFonts w:ascii="Times New Roman" w:hAnsi="Times New Roman" w:cs="Times New Roman"/>
          <w:i/>
          <w:iCs/>
          <w:noProof/>
          <w:szCs w:val="24"/>
        </w:rPr>
        <w:t>et al.</w:t>
      </w:r>
      <w:r w:rsidRPr="003F01A6">
        <w:rPr>
          <w:rFonts w:ascii="Times New Roman" w:hAnsi="Times New Roman" w:cs="Times New Roman"/>
          <w:noProof/>
          <w:szCs w:val="24"/>
        </w:rPr>
        <w:t xml:space="preserve"> Enhanced Spin Hall Effect in S-Implanted Pt. </w:t>
      </w:r>
      <w:r w:rsidRPr="003F01A6">
        <w:rPr>
          <w:rFonts w:ascii="Times New Roman" w:hAnsi="Times New Roman" w:cs="Times New Roman"/>
          <w:i/>
          <w:iCs/>
          <w:noProof/>
          <w:szCs w:val="24"/>
        </w:rPr>
        <w:t>Adv. Quantum Technol.</w:t>
      </w:r>
      <w:r w:rsidRPr="003F01A6">
        <w:rPr>
          <w:rFonts w:ascii="Times New Roman" w:hAnsi="Times New Roman" w:cs="Times New Roman"/>
          <w:noProof/>
          <w:szCs w:val="24"/>
        </w:rPr>
        <w:t xml:space="preserve"> </w:t>
      </w:r>
      <w:r w:rsidRPr="003F01A6">
        <w:rPr>
          <w:rFonts w:ascii="Times New Roman" w:hAnsi="Times New Roman" w:cs="Times New Roman"/>
          <w:b/>
          <w:bCs/>
          <w:noProof/>
          <w:szCs w:val="24"/>
        </w:rPr>
        <w:t>4</w:t>
      </w:r>
      <w:r w:rsidRPr="003F01A6">
        <w:rPr>
          <w:rFonts w:ascii="Times New Roman" w:hAnsi="Times New Roman" w:cs="Times New Roman"/>
          <w:noProof/>
          <w:szCs w:val="24"/>
        </w:rPr>
        <w:t>, 1–6 (2021).</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34.</w:t>
      </w:r>
      <w:r w:rsidRPr="003F01A6">
        <w:rPr>
          <w:rFonts w:ascii="Times New Roman" w:hAnsi="Times New Roman" w:cs="Times New Roman"/>
          <w:noProof/>
          <w:szCs w:val="24"/>
        </w:rPr>
        <w:tab/>
        <w:t xml:space="preserve">Shashank, U. </w:t>
      </w:r>
      <w:r w:rsidRPr="003F01A6">
        <w:rPr>
          <w:rFonts w:ascii="Times New Roman" w:hAnsi="Times New Roman" w:cs="Times New Roman"/>
          <w:i/>
          <w:iCs/>
          <w:noProof/>
          <w:szCs w:val="24"/>
        </w:rPr>
        <w:t>et al.</w:t>
      </w:r>
      <w:r w:rsidRPr="003F01A6">
        <w:rPr>
          <w:rFonts w:ascii="Times New Roman" w:hAnsi="Times New Roman" w:cs="Times New Roman"/>
          <w:noProof/>
          <w:szCs w:val="24"/>
        </w:rPr>
        <w:t xml:space="preserve"> Highly dose dependent damping-like spin-orbit torque efficiency in O-implanted Pt. </w:t>
      </w:r>
      <w:r w:rsidRPr="003F01A6">
        <w:rPr>
          <w:rFonts w:ascii="Times New Roman" w:hAnsi="Times New Roman" w:cs="Times New Roman"/>
          <w:i/>
          <w:iCs/>
          <w:noProof/>
          <w:szCs w:val="24"/>
        </w:rPr>
        <w:t>Appl. Phys. Lett.</w:t>
      </w:r>
      <w:r w:rsidRPr="003F01A6">
        <w:rPr>
          <w:rFonts w:ascii="Times New Roman" w:hAnsi="Times New Roman" w:cs="Times New Roman"/>
          <w:noProof/>
          <w:szCs w:val="24"/>
        </w:rPr>
        <w:t xml:space="preserve"> </w:t>
      </w:r>
      <w:r w:rsidRPr="003F01A6">
        <w:rPr>
          <w:rFonts w:ascii="Times New Roman" w:hAnsi="Times New Roman" w:cs="Times New Roman"/>
          <w:b/>
          <w:bCs/>
          <w:noProof/>
          <w:szCs w:val="24"/>
        </w:rPr>
        <w:t>118</w:t>
      </w:r>
      <w:r w:rsidRPr="003F01A6">
        <w:rPr>
          <w:rFonts w:ascii="Times New Roman" w:hAnsi="Times New Roman" w:cs="Times New Roman"/>
          <w:noProof/>
          <w:szCs w:val="24"/>
        </w:rPr>
        <w:t>, 1–6 (2021).</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35.</w:t>
      </w:r>
      <w:r w:rsidRPr="003F01A6">
        <w:rPr>
          <w:rFonts w:ascii="Times New Roman" w:hAnsi="Times New Roman" w:cs="Times New Roman"/>
          <w:noProof/>
          <w:szCs w:val="24"/>
        </w:rPr>
        <w:tab/>
        <w:t xml:space="preserve">Kim, K.-W., Lee, K.-J., Sinova, J., Lee, H.-W. &amp; Stiles, M. D. Spin-orbit torques from interfacial spin-orbit coupling for various interfaces. </w:t>
      </w:r>
      <w:r w:rsidRPr="003F01A6">
        <w:rPr>
          <w:rFonts w:ascii="Times New Roman" w:hAnsi="Times New Roman" w:cs="Times New Roman"/>
          <w:i/>
          <w:iCs/>
          <w:noProof/>
          <w:szCs w:val="24"/>
        </w:rPr>
        <w:t>Phys. Rev. B</w:t>
      </w:r>
      <w:r w:rsidRPr="003F01A6">
        <w:rPr>
          <w:rFonts w:ascii="Times New Roman" w:hAnsi="Times New Roman" w:cs="Times New Roman"/>
          <w:noProof/>
          <w:szCs w:val="24"/>
        </w:rPr>
        <w:t xml:space="preserve"> </w:t>
      </w:r>
      <w:r w:rsidRPr="003F01A6">
        <w:rPr>
          <w:rFonts w:ascii="Times New Roman" w:hAnsi="Times New Roman" w:cs="Times New Roman"/>
          <w:b/>
          <w:bCs/>
          <w:noProof/>
          <w:szCs w:val="24"/>
        </w:rPr>
        <w:t>96</w:t>
      </w:r>
      <w:r w:rsidRPr="003F01A6">
        <w:rPr>
          <w:rFonts w:ascii="Times New Roman" w:hAnsi="Times New Roman" w:cs="Times New Roman"/>
          <w:noProof/>
          <w:szCs w:val="24"/>
        </w:rPr>
        <w:t>, 104438 (2017).</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36.</w:t>
      </w:r>
      <w:r w:rsidRPr="003F01A6">
        <w:rPr>
          <w:rFonts w:ascii="Times New Roman" w:hAnsi="Times New Roman" w:cs="Times New Roman"/>
          <w:noProof/>
          <w:szCs w:val="24"/>
        </w:rPr>
        <w:tab/>
        <w:t xml:space="preserve">Ryu, J., Lee, S., Lee, K. &amp; Park, B. Current‐Induced Spin–Orbit Torques for Spintronic Applications. </w:t>
      </w:r>
      <w:r w:rsidRPr="003F01A6">
        <w:rPr>
          <w:rFonts w:ascii="Times New Roman" w:hAnsi="Times New Roman" w:cs="Times New Roman"/>
          <w:i/>
          <w:iCs/>
          <w:noProof/>
          <w:szCs w:val="24"/>
        </w:rPr>
        <w:t>Adv. Mater.</w:t>
      </w:r>
      <w:r w:rsidRPr="003F01A6">
        <w:rPr>
          <w:rFonts w:ascii="Times New Roman" w:hAnsi="Times New Roman" w:cs="Times New Roman"/>
          <w:noProof/>
          <w:szCs w:val="24"/>
        </w:rPr>
        <w:t xml:space="preserve"> </w:t>
      </w:r>
      <w:r w:rsidRPr="003F01A6">
        <w:rPr>
          <w:rFonts w:ascii="Times New Roman" w:hAnsi="Times New Roman" w:cs="Times New Roman"/>
          <w:b/>
          <w:bCs/>
          <w:noProof/>
          <w:szCs w:val="24"/>
        </w:rPr>
        <w:t>32</w:t>
      </w:r>
      <w:r w:rsidRPr="003F01A6">
        <w:rPr>
          <w:rFonts w:ascii="Times New Roman" w:hAnsi="Times New Roman" w:cs="Times New Roman"/>
          <w:noProof/>
          <w:szCs w:val="24"/>
        </w:rPr>
        <w:t>, 1907148 (2020).</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37.</w:t>
      </w:r>
      <w:r w:rsidRPr="003F01A6">
        <w:rPr>
          <w:rFonts w:ascii="Times New Roman" w:hAnsi="Times New Roman" w:cs="Times New Roman"/>
          <w:noProof/>
          <w:szCs w:val="24"/>
        </w:rPr>
        <w:tab/>
        <w:t xml:space="preserve">Nan, T. </w:t>
      </w:r>
      <w:r w:rsidRPr="003F01A6">
        <w:rPr>
          <w:rFonts w:ascii="Times New Roman" w:hAnsi="Times New Roman" w:cs="Times New Roman"/>
          <w:i/>
          <w:iCs/>
          <w:noProof/>
          <w:szCs w:val="24"/>
        </w:rPr>
        <w:t>et al.</w:t>
      </w:r>
      <w:r w:rsidRPr="003F01A6">
        <w:rPr>
          <w:rFonts w:ascii="Times New Roman" w:hAnsi="Times New Roman" w:cs="Times New Roman"/>
          <w:noProof/>
          <w:szCs w:val="24"/>
        </w:rPr>
        <w:t xml:space="preserve"> Comparison of spin-orbit torques and spin pumping across NiFe/Pt and NiFe/Cu/Pt interfaces. </w:t>
      </w:r>
      <w:r w:rsidRPr="003F01A6">
        <w:rPr>
          <w:rFonts w:ascii="Times New Roman" w:hAnsi="Times New Roman" w:cs="Times New Roman"/>
          <w:i/>
          <w:iCs/>
          <w:noProof/>
          <w:szCs w:val="24"/>
        </w:rPr>
        <w:t>Phys. Rev. B</w:t>
      </w:r>
      <w:r w:rsidRPr="003F01A6">
        <w:rPr>
          <w:rFonts w:ascii="Times New Roman" w:hAnsi="Times New Roman" w:cs="Times New Roman"/>
          <w:noProof/>
          <w:szCs w:val="24"/>
        </w:rPr>
        <w:t xml:space="preserve"> </w:t>
      </w:r>
      <w:r w:rsidRPr="003F01A6">
        <w:rPr>
          <w:rFonts w:ascii="Times New Roman" w:hAnsi="Times New Roman" w:cs="Times New Roman"/>
          <w:b/>
          <w:bCs/>
          <w:noProof/>
          <w:szCs w:val="24"/>
        </w:rPr>
        <w:t>91</w:t>
      </w:r>
      <w:r w:rsidRPr="003F01A6">
        <w:rPr>
          <w:rFonts w:ascii="Times New Roman" w:hAnsi="Times New Roman" w:cs="Times New Roman"/>
          <w:noProof/>
          <w:szCs w:val="24"/>
        </w:rPr>
        <w:t>, 214416 (2015).</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38.</w:t>
      </w:r>
      <w:r w:rsidRPr="003F01A6">
        <w:rPr>
          <w:rFonts w:ascii="Times New Roman" w:hAnsi="Times New Roman" w:cs="Times New Roman"/>
          <w:noProof/>
          <w:szCs w:val="24"/>
        </w:rPr>
        <w:tab/>
        <w:t xml:space="preserve">Liu, R. H., Lim, W. L. &amp; Urazhdin, S. Spectral Characteristics of the Microwave Emission by the Spin Hall Nano-Oscillator. </w:t>
      </w:r>
      <w:r w:rsidRPr="003F01A6">
        <w:rPr>
          <w:rFonts w:ascii="Times New Roman" w:hAnsi="Times New Roman" w:cs="Times New Roman"/>
          <w:i/>
          <w:iCs/>
          <w:noProof/>
          <w:szCs w:val="24"/>
        </w:rPr>
        <w:t>Phys. Rev. Lett.</w:t>
      </w:r>
      <w:r w:rsidRPr="003F01A6">
        <w:rPr>
          <w:rFonts w:ascii="Times New Roman" w:hAnsi="Times New Roman" w:cs="Times New Roman"/>
          <w:noProof/>
          <w:szCs w:val="24"/>
        </w:rPr>
        <w:t xml:space="preserve"> </w:t>
      </w:r>
      <w:r w:rsidRPr="003F01A6">
        <w:rPr>
          <w:rFonts w:ascii="Times New Roman" w:hAnsi="Times New Roman" w:cs="Times New Roman"/>
          <w:b/>
          <w:bCs/>
          <w:noProof/>
          <w:szCs w:val="24"/>
        </w:rPr>
        <w:t>110</w:t>
      </w:r>
      <w:r w:rsidRPr="003F01A6">
        <w:rPr>
          <w:rFonts w:ascii="Times New Roman" w:hAnsi="Times New Roman" w:cs="Times New Roman"/>
          <w:noProof/>
          <w:szCs w:val="24"/>
        </w:rPr>
        <w:t>, 147601 (2013).</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39.</w:t>
      </w:r>
      <w:r w:rsidRPr="003F01A6">
        <w:rPr>
          <w:rFonts w:ascii="Times New Roman" w:hAnsi="Times New Roman" w:cs="Times New Roman"/>
          <w:noProof/>
          <w:szCs w:val="24"/>
        </w:rPr>
        <w:tab/>
        <w:t xml:space="preserve">McGuire, T. &amp; Potter, R. Anisotropic magnetoresistance in ferromagnetic 3d alloys. </w:t>
      </w:r>
      <w:r w:rsidRPr="003F01A6">
        <w:rPr>
          <w:rFonts w:ascii="Times New Roman" w:hAnsi="Times New Roman" w:cs="Times New Roman"/>
          <w:i/>
          <w:iCs/>
          <w:noProof/>
          <w:szCs w:val="24"/>
        </w:rPr>
        <w:t>IEEE Trans. Magn.</w:t>
      </w:r>
      <w:r w:rsidRPr="003F01A6">
        <w:rPr>
          <w:rFonts w:ascii="Times New Roman" w:hAnsi="Times New Roman" w:cs="Times New Roman"/>
          <w:noProof/>
          <w:szCs w:val="24"/>
        </w:rPr>
        <w:t xml:space="preserve"> </w:t>
      </w:r>
      <w:r w:rsidRPr="003F01A6">
        <w:rPr>
          <w:rFonts w:ascii="Times New Roman" w:hAnsi="Times New Roman" w:cs="Times New Roman"/>
          <w:b/>
          <w:bCs/>
          <w:noProof/>
          <w:szCs w:val="24"/>
        </w:rPr>
        <w:t>11</w:t>
      </w:r>
      <w:r w:rsidRPr="003F01A6">
        <w:rPr>
          <w:rFonts w:ascii="Times New Roman" w:hAnsi="Times New Roman" w:cs="Times New Roman"/>
          <w:noProof/>
          <w:szCs w:val="24"/>
        </w:rPr>
        <w:t>, 1018–1038 (1975).</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40.</w:t>
      </w:r>
      <w:r w:rsidRPr="003F01A6">
        <w:rPr>
          <w:rFonts w:ascii="Times New Roman" w:hAnsi="Times New Roman" w:cs="Times New Roman"/>
          <w:noProof/>
          <w:szCs w:val="24"/>
        </w:rPr>
        <w:tab/>
        <w:t xml:space="preserve">Tsunegi, S. </w:t>
      </w:r>
      <w:r w:rsidRPr="003F01A6">
        <w:rPr>
          <w:rFonts w:ascii="Times New Roman" w:hAnsi="Times New Roman" w:cs="Times New Roman"/>
          <w:i/>
          <w:iCs/>
          <w:noProof/>
          <w:szCs w:val="24"/>
        </w:rPr>
        <w:t>et al.</w:t>
      </w:r>
      <w:r w:rsidRPr="003F01A6">
        <w:rPr>
          <w:rFonts w:ascii="Times New Roman" w:hAnsi="Times New Roman" w:cs="Times New Roman"/>
          <w:noProof/>
          <w:szCs w:val="24"/>
        </w:rPr>
        <w:t xml:space="preserve"> Control of the stochastic response of magnetization dynamics in spin-torque oscillator through radio-frequency magnetic fields. </w:t>
      </w:r>
      <w:r w:rsidRPr="003F01A6">
        <w:rPr>
          <w:rFonts w:ascii="Times New Roman" w:hAnsi="Times New Roman" w:cs="Times New Roman"/>
          <w:i/>
          <w:iCs/>
          <w:noProof/>
          <w:szCs w:val="24"/>
        </w:rPr>
        <w:t>Sci. Rep.</w:t>
      </w:r>
      <w:r w:rsidRPr="003F01A6">
        <w:rPr>
          <w:rFonts w:ascii="Times New Roman" w:hAnsi="Times New Roman" w:cs="Times New Roman"/>
          <w:noProof/>
          <w:szCs w:val="24"/>
        </w:rPr>
        <w:t xml:space="preserve"> </w:t>
      </w:r>
      <w:r w:rsidRPr="003F01A6">
        <w:rPr>
          <w:rFonts w:ascii="Times New Roman" w:hAnsi="Times New Roman" w:cs="Times New Roman"/>
          <w:b/>
          <w:bCs/>
          <w:noProof/>
          <w:szCs w:val="24"/>
        </w:rPr>
        <w:t>11</w:t>
      </w:r>
      <w:r w:rsidRPr="003F01A6">
        <w:rPr>
          <w:rFonts w:ascii="Times New Roman" w:hAnsi="Times New Roman" w:cs="Times New Roman"/>
          <w:noProof/>
          <w:szCs w:val="24"/>
        </w:rPr>
        <w:t>, 1–9 (2021).</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41.</w:t>
      </w:r>
      <w:r w:rsidRPr="003F01A6">
        <w:rPr>
          <w:rFonts w:ascii="Times New Roman" w:hAnsi="Times New Roman" w:cs="Times New Roman"/>
          <w:noProof/>
          <w:szCs w:val="24"/>
        </w:rPr>
        <w:tab/>
        <w:t xml:space="preserve">Mecking, N., Gui, Y. S. &amp; Hu, C.-M. Microwave photovoltage and photoresistance effects in ferromagnetic microstrips. </w:t>
      </w:r>
      <w:r w:rsidRPr="003F01A6">
        <w:rPr>
          <w:rFonts w:ascii="Times New Roman" w:hAnsi="Times New Roman" w:cs="Times New Roman"/>
          <w:i/>
          <w:iCs/>
          <w:noProof/>
          <w:szCs w:val="24"/>
        </w:rPr>
        <w:t>Phys. Rev. B</w:t>
      </w:r>
      <w:r w:rsidRPr="003F01A6">
        <w:rPr>
          <w:rFonts w:ascii="Times New Roman" w:hAnsi="Times New Roman" w:cs="Times New Roman"/>
          <w:noProof/>
          <w:szCs w:val="24"/>
        </w:rPr>
        <w:t xml:space="preserve"> </w:t>
      </w:r>
      <w:r w:rsidRPr="003F01A6">
        <w:rPr>
          <w:rFonts w:ascii="Times New Roman" w:hAnsi="Times New Roman" w:cs="Times New Roman"/>
          <w:b/>
          <w:bCs/>
          <w:noProof/>
          <w:szCs w:val="24"/>
        </w:rPr>
        <w:t>76</w:t>
      </w:r>
      <w:r w:rsidRPr="003F01A6">
        <w:rPr>
          <w:rFonts w:ascii="Times New Roman" w:hAnsi="Times New Roman" w:cs="Times New Roman"/>
          <w:noProof/>
          <w:szCs w:val="24"/>
        </w:rPr>
        <w:t>, 224430 (2007).</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42.</w:t>
      </w:r>
      <w:r w:rsidRPr="003F01A6">
        <w:rPr>
          <w:rFonts w:ascii="Times New Roman" w:hAnsi="Times New Roman" w:cs="Times New Roman"/>
          <w:noProof/>
          <w:szCs w:val="24"/>
        </w:rPr>
        <w:tab/>
        <w:t xml:space="preserve">Berkov, D. V. &amp; Gorn, N. L. Magnetization precession due to a spin-polarized current in a thin nanoelement: Numerical simulation study. </w:t>
      </w:r>
      <w:r w:rsidRPr="003F01A6">
        <w:rPr>
          <w:rFonts w:ascii="Times New Roman" w:hAnsi="Times New Roman" w:cs="Times New Roman"/>
          <w:i/>
          <w:iCs/>
          <w:noProof/>
          <w:szCs w:val="24"/>
        </w:rPr>
        <w:t>Phys. Rev. B</w:t>
      </w:r>
      <w:r w:rsidRPr="003F01A6">
        <w:rPr>
          <w:rFonts w:ascii="Times New Roman" w:hAnsi="Times New Roman" w:cs="Times New Roman"/>
          <w:noProof/>
          <w:szCs w:val="24"/>
        </w:rPr>
        <w:t xml:space="preserve"> </w:t>
      </w:r>
      <w:r w:rsidRPr="003F01A6">
        <w:rPr>
          <w:rFonts w:ascii="Times New Roman" w:hAnsi="Times New Roman" w:cs="Times New Roman"/>
          <w:b/>
          <w:bCs/>
          <w:noProof/>
          <w:szCs w:val="24"/>
        </w:rPr>
        <w:t>72</w:t>
      </w:r>
      <w:r w:rsidRPr="003F01A6">
        <w:rPr>
          <w:rFonts w:ascii="Times New Roman" w:hAnsi="Times New Roman" w:cs="Times New Roman"/>
          <w:noProof/>
          <w:szCs w:val="24"/>
        </w:rPr>
        <w:t>, 094401 (2005).</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43.</w:t>
      </w:r>
      <w:r w:rsidRPr="003F01A6">
        <w:rPr>
          <w:rFonts w:ascii="Times New Roman" w:hAnsi="Times New Roman" w:cs="Times New Roman"/>
          <w:noProof/>
          <w:szCs w:val="24"/>
        </w:rPr>
        <w:tab/>
        <w:t xml:space="preserve">Xiao, J., Zangwill, A. &amp; Stiles, M. D. Macrospin models of spin transfer dynamics. </w:t>
      </w:r>
      <w:r w:rsidRPr="003F01A6">
        <w:rPr>
          <w:rFonts w:ascii="Times New Roman" w:hAnsi="Times New Roman" w:cs="Times New Roman"/>
          <w:i/>
          <w:iCs/>
          <w:noProof/>
          <w:szCs w:val="24"/>
        </w:rPr>
        <w:t>Phys. Rev. B - Condens. Matter Mater. Phys.</w:t>
      </w:r>
      <w:r w:rsidRPr="003F01A6">
        <w:rPr>
          <w:rFonts w:ascii="Times New Roman" w:hAnsi="Times New Roman" w:cs="Times New Roman"/>
          <w:noProof/>
          <w:szCs w:val="24"/>
        </w:rPr>
        <w:t xml:space="preserve"> </w:t>
      </w:r>
      <w:r w:rsidRPr="003F01A6">
        <w:rPr>
          <w:rFonts w:ascii="Times New Roman" w:hAnsi="Times New Roman" w:cs="Times New Roman"/>
          <w:b/>
          <w:bCs/>
          <w:noProof/>
          <w:szCs w:val="24"/>
        </w:rPr>
        <w:t>72</w:t>
      </w:r>
      <w:r w:rsidRPr="003F01A6">
        <w:rPr>
          <w:rFonts w:ascii="Times New Roman" w:hAnsi="Times New Roman" w:cs="Times New Roman"/>
          <w:noProof/>
          <w:szCs w:val="24"/>
        </w:rPr>
        <w:t>, 1–13 (2005).</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44.</w:t>
      </w:r>
      <w:r w:rsidRPr="003F01A6">
        <w:rPr>
          <w:rFonts w:ascii="Times New Roman" w:hAnsi="Times New Roman" w:cs="Times New Roman"/>
          <w:noProof/>
          <w:szCs w:val="24"/>
        </w:rPr>
        <w:tab/>
        <w:t xml:space="preserve">Slavini, A. N. &amp; Kabos, P. Approximate theory of microwave generation in a current-driven magnetic nanocontact magnetized in an arbitrary direction. </w:t>
      </w:r>
      <w:r w:rsidRPr="003F01A6">
        <w:rPr>
          <w:rFonts w:ascii="Times New Roman" w:hAnsi="Times New Roman" w:cs="Times New Roman"/>
          <w:i/>
          <w:iCs/>
          <w:noProof/>
          <w:szCs w:val="24"/>
        </w:rPr>
        <w:t>IEEE Trans. Magn.</w:t>
      </w:r>
      <w:r w:rsidRPr="003F01A6">
        <w:rPr>
          <w:rFonts w:ascii="Times New Roman" w:hAnsi="Times New Roman" w:cs="Times New Roman"/>
          <w:noProof/>
          <w:szCs w:val="24"/>
        </w:rPr>
        <w:t xml:space="preserve"> </w:t>
      </w:r>
      <w:r w:rsidRPr="003F01A6">
        <w:rPr>
          <w:rFonts w:ascii="Times New Roman" w:hAnsi="Times New Roman" w:cs="Times New Roman"/>
          <w:b/>
          <w:bCs/>
          <w:noProof/>
          <w:szCs w:val="24"/>
        </w:rPr>
        <w:t>41</w:t>
      </w:r>
      <w:r w:rsidRPr="003F01A6">
        <w:rPr>
          <w:rFonts w:ascii="Times New Roman" w:hAnsi="Times New Roman" w:cs="Times New Roman"/>
          <w:noProof/>
          <w:szCs w:val="24"/>
        </w:rPr>
        <w:t>, 1264–1273 (2005).</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45.</w:t>
      </w:r>
      <w:r w:rsidRPr="003F01A6">
        <w:rPr>
          <w:rFonts w:ascii="Times New Roman" w:hAnsi="Times New Roman" w:cs="Times New Roman"/>
          <w:noProof/>
          <w:szCs w:val="24"/>
        </w:rPr>
        <w:tab/>
        <w:t xml:space="preserve">Kim, J.-V. Spin-Torque Oscillators. in </w:t>
      </w:r>
      <w:r w:rsidRPr="003F01A6">
        <w:rPr>
          <w:rFonts w:ascii="Times New Roman" w:hAnsi="Times New Roman" w:cs="Times New Roman"/>
          <w:i/>
          <w:iCs/>
          <w:noProof/>
          <w:szCs w:val="24"/>
        </w:rPr>
        <w:t>Solid State Physics - Advances in Research and Applications</w:t>
      </w:r>
      <w:r w:rsidRPr="003F01A6">
        <w:rPr>
          <w:rFonts w:ascii="Times New Roman" w:hAnsi="Times New Roman" w:cs="Times New Roman"/>
          <w:noProof/>
          <w:szCs w:val="24"/>
        </w:rPr>
        <w:t xml:space="preserve"> vol. 63 217–294 (Elsevier Inc., 2012).</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46.</w:t>
      </w:r>
      <w:r w:rsidRPr="003F01A6">
        <w:rPr>
          <w:rFonts w:ascii="Times New Roman" w:hAnsi="Times New Roman" w:cs="Times New Roman"/>
          <w:noProof/>
          <w:szCs w:val="24"/>
        </w:rPr>
        <w:tab/>
        <w:t xml:space="preserve">Slavin, A. &amp; Tiberkevich, V. Nonlinear Auto-Oscillator Theory of Microwave Generation by Spin-Polarized Current. </w:t>
      </w:r>
      <w:r w:rsidRPr="003F01A6">
        <w:rPr>
          <w:rFonts w:ascii="Times New Roman" w:hAnsi="Times New Roman" w:cs="Times New Roman"/>
          <w:i/>
          <w:iCs/>
          <w:noProof/>
          <w:szCs w:val="24"/>
        </w:rPr>
        <w:t>IEEE Trans. Magn.</w:t>
      </w:r>
      <w:r w:rsidRPr="003F01A6">
        <w:rPr>
          <w:rFonts w:ascii="Times New Roman" w:hAnsi="Times New Roman" w:cs="Times New Roman"/>
          <w:noProof/>
          <w:szCs w:val="24"/>
        </w:rPr>
        <w:t xml:space="preserve"> </w:t>
      </w:r>
      <w:r w:rsidRPr="003F01A6">
        <w:rPr>
          <w:rFonts w:ascii="Times New Roman" w:hAnsi="Times New Roman" w:cs="Times New Roman"/>
          <w:b/>
          <w:bCs/>
          <w:noProof/>
          <w:szCs w:val="24"/>
        </w:rPr>
        <w:t>45</w:t>
      </w:r>
      <w:r w:rsidRPr="003F01A6">
        <w:rPr>
          <w:rFonts w:ascii="Times New Roman" w:hAnsi="Times New Roman" w:cs="Times New Roman"/>
          <w:noProof/>
          <w:szCs w:val="24"/>
        </w:rPr>
        <w:t>, 1875–1918 (2009).</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47.</w:t>
      </w:r>
      <w:r w:rsidRPr="003F01A6">
        <w:rPr>
          <w:rFonts w:ascii="Times New Roman" w:hAnsi="Times New Roman" w:cs="Times New Roman"/>
          <w:noProof/>
          <w:szCs w:val="24"/>
        </w:rPr>
        <w:tab/>
        <w:t xml:space="preserve">Holzmann, G. &amp; Hauser, H. Echo state networks with filter neurons and a delay&amp;sum readout. </w:t>
      </w:r>
      <w:r w:rsidRPr="003F01A6">
        <w:rPr>
          <w:rFonts w:ascii="Times New Roman" w:hAnsi="Times New Roman" w:cs="Times New Roman"/>
          <w:i/>
          <w:iCs/>
          <w:noProof/>
          <w:szCs w:val="24"/>
        </w:rPr>
        <w:t>Neural Networks</w:t>
      </w:r>
      <w:r w:rsidRPr="003F01A6">
        <w:rPr>
          <w:rFonts w:ascii="Times New Roman" w:hAnsi="Times New Roman" w:cs="Times New Roman"/>
          <w:noProof/>
          <w:szCs w:val="24"/>
        </w:rPr>
        <w:t xml:space="preserve"> </w:t>
      </w:r>
      <w:r w:rsidRPr="003F01A6">
        <w:rPr>
          <w:rFonts w:ascii="Times New Roman" w:hAnsi="Times New Roman" w:cs="Times New Roman"/>
          <w:b/>
          <w:bCs/>
          <w:noProof/>
          <w:szCs w:val="24"/>
        </w:rPr>
        <w:t>23</w:t>
      </w:r>
      <w:r w:rsidRPr="003F01A6">
        <w:rPr>
          <w:rFonts w:ascii="Times New Roman" w:hAnsi="Times New Roman" w:cs="Times New Roman"/>
          <w:noProof/>
          <w:szCs w:val="24"/>
        </w:rPr>
        <w:t>, 244–256 (2010).</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48.</w:t>
      </w:r>
      <w:r w:rsidRPr="003F01A6">
        <w:rPr>
          <w:rFonts w:ascii="Times New Roman" w:hAnsi="Times New Roman" w:cs="Times New Roman"/>
          <w:noProof/>
          <w:szCs w:val="24"/>
        </w:rPr>
        <w:tab/>
        <w:t xml:space="preserve">Wyffels, F., Schrauwen, B., Verstraeten, D. &amp; Stroobandt, D. Band-pass Reservoir Computing. in </w:t>
      </w:r>
      <w:r w:rsidRPr="003F01A6">
        <w:rPr>
          <w:rFonts w:ascii="Times New Roman" w:hAnsi="Times New Roman" w:cs="Times New Roman"/>
          <w:i/>
          <w:iCs/>
          <w:noProof/>
          <w:szCs w:val="24"/>
        </w:rPr>
        <w:t>2008 IEEE International Joint Conference on Neural Networks (IEEE World Congress on Computational Intelligence)</w:t>
      </w:r>
      <w:r w:rsidRPr="003F01A6">
        <w:rPr>
          <w:rFonts w:ascii="Times New Roman" w:hAnsi="Times New Roman" w:cs="Times New Roman"/>
          <w:noProof/>
          <w:szCs w:val="24"/>
        </w:rPr>
        <w:t xml:space="preserve"> 3204–3209 (IEEE, 2008). doi:10.1109/IJCNN.2008.4634252.</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49.</w:t>
      </w:r>
      <w:r w:rsidRPr="003F01A6">
        <w:rPr>
          <w:rFonts w:ascii="Times New Roman" w:hAnsi="Times New Roman" w:cs="Times New Roman"/>
          <w:noProof/>
          <w:szCs w:val="24"/>
        </w:rPr>
        <w:tab/>
        <w:t xml:space="preserve">Sebastian, A., Gallo, M. Le, Khaddam-aljameh, R. &amp; Eleftheriou, E. Memory devices and applications for in-memory computing. </w:t>
      </w:r>
      <w:r w:rsidRPr="003F01A6">
        <w:rPr>
          <w:rFonts w:ascii="Times New Roman" w:hAnsi="Times New Roman" w:cs="Times New Roman"/>
          <w:i/>
          <w:iCs/>
          <w:noProof/>
          <w:szCs w:val="24"/>
        </w:rPr>
        <w:t>Nat. Nanotechnol.</w:t>
      </w:r>
      <w:r w:rsidRPr="003F01A6">
        <w:rPr>
          <w:rFonts w:ascii="Times New Roman" w:hAnsi="Times New Roman" w:cs="Times New Roman"/>
          <w:noProof/>
          <w:szCs w:val="24"/>
        </w:rPr>
        <w:t xml:space="preserve"> </w:t>
      </w:r>
      <w:r w:rsidRPr="003F01A6">
        <w:rPr>
          <w:rFonts w:ascii="Times New Roman" w:hAnsi="Times New Roman" w:cs="Times New Roman"/>
          <w:b/>
          <w:bCs/>
          <w:noProof/>
          <w:szCs w:val="24"/>
        </w:rPr>
        <w:t>15</w:t>
      </w:r>
      <w:r w:rsidRPr="003F01A6">
        <w:rPr>
          <w:rFonts w:ascii="Times New Roman" w:hAnsi="Times New Roman" w:cs="Times New Roman"/>
          <w:noProof/>
          <w:szCs w:val="24"/>
        </w:rPr>
        <w:t>, (2020).</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50.</w:t>
      </w:r>
      <w:r w:rsidRPr="003F01A6">
        <w:rPr>
          <w:rFonts w:ascii="Times New Roman" w:hAnsi="Times New Roman" w:cs="Times New Roman"/>
          <w:noProof/>
          <w:szCs w:val="24"/>
        </w:rPr>
        <w:tab/>
        <w:t xml:space="preserve">Hubara, I., Courbariaux, M., Soudry, D., El-Yaniv, R. &amp; Bengio, Y. Quantized neural networks: Training neural networks with low precision weights and activations. </w:t>
      </w:r>
      <w:r w:rsidRPr="003F01A6">
        <w:rPr>
          <w:rFonts w:ascii="Times New Roman" w:hAnsi="Times New Roman" w:cs="Times New Roman"/>
          <w:i/>
          <w:iCs/>
          <w:noProof/>
          <w:szCs w:val="24"/>
        </w:rPr>
        <w:t>J. Mach. Learn. Res.</w:t>
      </w:r>
      <w:r w:rsidRPr="003F01A6">
        <w:rPr>
          <w:rFonts w:ascii="Times New Roman" w:hAnsi="Times New Roman" w:cs="Times New Roman"/>
          <w:noProof/>
          <w:szCs w:val="24"/>
        </w:rPr>
        <w:t xml:space="preserve"> </w:t>
      </w:r>
      <w:r w:rsidRPr="003F01A6">
        <w:rPr>
          <w:rFonts w:ascii="Times New Roman" w:hAnsi="Times New Roman" w:cs="Times New Roman"/>
          <w:b/>
          <w:bCs/>
          <w:noProof/>
          <w:szCs w:val="24"/>
        </w:rPr>
        <w:t>18</w:t>
      </w:r>
      <w:r w:rsidRPr="003F01A6">
        <w:rPr>
          <w:rFonts w:ascii="Times New Roman" w:hAnsi="Times New Roman" w:cs="Times New Roman"/>
          <w:noProof/>
          <w:szCs w:val="24"/>
        </w:rPr>
        <w:t>, 1–30 (2018).</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51.</w:t>
      </w:r>
      <w:r w:rsidRPr="003F01A6">
        <w:rPr>
          <w:rFonts w:ascii="Times New Roman" w:hAnsi="Times New Roman" w:cs="Times New Roman"/>
          <w:noProof/>
          <w:szCs w:val="24"/>
        </w:rPr>
        <w:tab/>
        <w:t xml:space="preserve">Pham, P., Abraham, J. A. &amp; Chung, J. Training Multi-Bit Quantized and Binarized Networks with a Learnable Symmetric Quantizer. </w:t>
      </w:r>
      <w:r w:rsidRPr="003F01A6">
        <w:rPr>
          <w:rFonts w:ascii="Times New Roman" w:hAnsi="Times New Roman" w:cs="Times New Roman"/>
          <w:i/>
          <w:iCs/>
          <w:noProof/>
          <w:szCs w:val="24"/>
        </w:rPr>
        <w:t>IEEE Access</w:t>
      </w:r>
      <w:r w:rsidRPr="003F01A6">
        <w:rPr>
          <w:rFonts w:ascii="Times New Roman" w:hAnsi="Times New Roman" w:cs="Times New Roman"/>
          <w:noProof/>
          <w:szCs w:val="24"/>
        </w:rPr>
        <w:t xml:space="preserve"> </w:t>
      </w:r>
      <w:r w:rsidRPr="003F01A6">
        <w:rPr>
          <w:rFonts w:ascii="Times New Roman" w:hAnsi="Times New Roman" w:cs="Times New Roman"/>
          <w:b/>
          <w:bCs/>
          <w:noProof/>
          <w:szCs w:val="24"/>
        </w:rPr>
        <w:t>9</w:t>
      </w:r>
      <w:r w:rsidRPr="003F01A6">
        <w:rPr>
          <w:rFonts w:ascii="Times New Roman" w:hAnsi="Times New Roman" w:cs="Times New Roman"/>
          <w:noProof/>
          <w:szCs w:val="24"/>
        </w:rPr>
        <w:t>, 47194–47203 (2021).</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52.</w:t>
      </w:r>
      <w:r w:rsidRPr="003F01A6">
        <w:rPr>
          <w:rFonts w:ascii="Times New Roman" w:hAnsi="Times New Roman" w:cs="Times New Roman"/>
          <w:noProof/>
          <w:szCs w:val="24"/>
        </w:rPr>
        <w:tab/>
        <w:t xml:space="preserve">Akashi, N. </w:t>
      </w:r>
      <w:r w:rsidRPr="003F01A6">
        <w:rPr>
          <w:rFonts w:ascii="Times New Roman" w:hAnsi="Times New Roman" w:cs="Times New Roman"/>
          <w:i/>
          <w:iCs/>
          <w:noProof/>
          <w:szCs w:val="24"/>
        </w:rPr>
        <w:t>et al.</w:t>
      </w:r>
      <w:r w:rsidRPr="003F01A6">
        <w:rPr>
          <w:rFonts w:ascii="Times New Roman" w:hAnsi="Times New Roman" w:cs="Times New Roman"/>
          <w:noProof/>
          <w:szCs w:val="24"/>
        </w:rPr>
        <w:t xml:space="preserve"> Input-driven bifurcations and information processing capacity in spintronics reservoirs. </w:t>
      </w:r>
      <w:r w:rsidRPr="003F01A6">
        <w:rPr>
          <w:rFonts w:ascii="Times New Roman" w:hAnsi="Times New Roman" w:cs="Times New Roman"/>
          <w:i/>
          <w:iCs/>
          <w:noProof/>
          <w:szCs w:val="24"/>
        </w:rPr>
        <w:t>Phys. Rev. Res.</w:t>
      </w:r>
      <w:r w:rsidRPr="003F01A6">
        <w:rPr>
          <w:rFonts w:ascii="Times New Roman" w:hAnsi="Times New Roman" w:cs="Times New Roman"/>
          <w:noProof/>
          <w:szCs w:val="24"/>
        </w:rPr>
        <w:t xml:space="preserve"> </w:t>
      </w:r>
      <w:r w:rsidRPr="003F01A6">
        <w:rPr>
          <w:rFonts w:ascii="Times New Roman" w:hAnsi="Times New Roman" w:cs="Times New Roman"/>
          <w:b/>
          <w:bCs/>
          <w:noProof/>
          <w:szCs w:val="24"/>
        </w:rPr>
        <w:t>2</w:t>
      </w:r>
      <w:r w:rsidRPr="003F01A6">
        <w:rPr>
          <w:rFonts w:ascii="Times New Roman" w:hAnsi="Times New Roman" w:cs="Times New Roman"/>
          <w:noProof/>
          <w:szCs w:val="24"/>
        </w:rPr>
        <w:t>, 043303 (2020).</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53.</w:t>
      </w:r>
      <w:r w:rsidRPr="003F01A6">
        <w:rPr>
          <w:rFonts w:ascii="Times New Roman" w:hAnsi="Times New Roman" w:cs="Times New Roman"/>
          <w:noProof/>
          <w:szCs w:val="24"/>
        </w:rPr>
        <w:tab/>
        <w:t xml:space="preserve">Krishnan, S., Samudravijaya, K. &amp; Rao, P. V. S. Feature selection for pattern classification with Gaussian mixture models: A new objective criterion. </w:t>
      </w:r>
      <w:r w:rsidRPr="003F01A6">
        <w:rPr>
          <w:rFonts w:ascii="Times New Roman" w:hAnsi="Times New Roman" w:cs="Times New Roman"/>
          <w:i/>
          <w:iCs/>
          <w:noProof/>
          <w:szCs w:val="24"/>
        </w:rPr>
        <w:t>Pattern Recognit. Lett.</w:t>
      </w:r>
      <w:r w:rsidRPr="003F01A6">
        <w:rPr>
          <w:rFonts w:ascii="Times New Roman" w:hAnsi="Times New Roman" w:cs="Times New Roman"/>
          <w:noProof/>
          <w:szCs w:val="24"/>
        </w:rPr>
        <w:t xml:space="preserve"> </w:t>
      </w:r>
      <w:r w:rsidRPr="003F01A6">
        <w:rPr>
          <w:rFonts w:ascii="Times New Roman" w:hAnsi="Times New Roman" w:cs="Times New Roman"/>
          <w:b/>
          <w:bCs/>
          <w:noProof/>
          <w:szCs w:val="24"/>
        </w:rPr>
        <w:t>17</w:t>
      </w:r>
      <w:r w:rsidRPr="003F01A6">
        <w:rPr>
          <w:rFonts w:ascii="Times New Roman" w:hAnsi="Times New Roman" w:cs="Times New Roman"/>
          <w:noProof/>
          <w:szCs w:val="24"/>
        </w:rPr>
        <w:t>, 803–809 (1996).</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54.</w:t>
      </w:r>
      <w:r w:rsidRPr="003F01A6">
        <w:rPr>
          <w:rFonts w:ascii="Times New Roman" w:hAnsi="Times New Roman" w:cs="Times New Roman"/>
          <w:noProof/>
          <w:szCs w:val="24"/>
        </w:rPr>
        <w:tab/>
        <w:t xml:space="preserve">Gibbons, T. E. Unifying quality metrics for reservoir networks. in </w:t>
      </w:r>
      <w:r w:rsidRPr="003F01A6">
        <w:rPr>
          <w:rFonts w:ascii="Times New Roman" w:hAnsi="Times New Roman" w:cs="Times New Roman"/>
          <w:i/>
          <w:iCs/>
          <w:noProof/>
          <w:szCs w:val="24"/>
        </w:rPr>
        <w:t>The 2010 International Joint Conference on Neural Networks (IJCNN)</w:t>
      </w:r>
      <w:r w:rsidRPr="003F01A6">
        <w:rPr>
          <w:rFonts w:ascii="Times New Roman" w:hAnsi="Times New Roman" w:cs="Times New Roman"/>
          <w:noProof/>
          <w:szCs w:val="24"/>
        </w:rPr>
        <w:t xml:space="preserve"> 1–7 (IEEE, 2010). doi:10.1109/IJCNN.2010.5596307.</w:t>
      </w:r>
    </w:p>
    <w:p w:rsidR="001C79DC" w:rsidRPr="009B10AD"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55.</w:t>
      </w:r>
      <w:r w:rsidRPr="003F01A6">
        <w:rPr>
          <w:rFonts w:ascii="Times New Roman" w:hAnsi="Times New Roman" w:cs="Times New Roman"/>
          <w:noProof/>
          <w:szCs w:val="24"/>
        </w:rPr>
        <w:tab/>
        <w:t xml:space="preserve">LeCun, Y., Cortes, C. &amp; Burges, C. J. C. The MNIST Database of Handwritten Digits. </w:t>
      </w:r>
      <w:r w:rsidRPr="003F01A6">
        <w:rPr>
          <w:rFonts w:ascii="Times New Roman" w:hAnsi="Times New Roman" w:cs="Times New Roman"/>
          <w:i/>
          <w:iCs/>
          <w:noProof/>
          <w:szCs w:val="24"/>
        </w:rPr>
        <w:t>MNIST Database Handwrit. Digit.</w:t>
      </w:r>
      <w:r w:rsidR="009B10AD">
        <w:rPr>
          <w:rFonts w:ascii="Times New Roman" w:hAnsi="Times New Roman" w:cs="Times New Roman"/>
          <w:i/>
          <w:iCs/>
          <w:noProof/>
          <w:szCs w:val="24"/>
        </w:rPr>
        <w:t xml:space="preserve"> </w:t>
      </w:r>
      <w:r w:rsidR="009B10AD">
        <w:rPr>
          <w:rStyle w:val="fontstyle01"/>
        </w:rPr>
        <w:t xml:space="preserve">http://yann.lecun.com/exdb/mnist/, accessed: 02, </w:t>
      </w:r>
      <w:r w:rsidR="009B10AD">
        <w:rPr>
          <w:rStyle w:val="fontstyle21"/>
        </w:rPr>
        <w:t>2021</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56.</w:t>
      </w:r>
      <w:r w:rsidRPr="003F01A6">
        <w:rPr>
          <w:rFonts w:ascii="Times New Roman" w:hAnsi="Times New Roman" w:cs="Times New Roman"/>
          <w:noProof/>
          <w:szCs w:val="24"/>
        </w:rPr>
        <w:tab/>
        <w:t xml:space="preserve">Deka, A., Tanaka, I., Mohan, J. R. &amp; Fukuma, Y. Modulation of Magnetization Precession Trajectories by Perpendicular Magnetic Anisotropy in CoFeB Thin Films. </w:t>
      </w:r>
      <w:r w:rsidRPr="003F01A6">
        <w:rPr>
          <w:rFonts w:ascii="Times New Roman" w:hAnsi="Times New Roman" w:cs="Times New Roman"/>
          <w:i/>
          <w:iCs/>
          <w:noProof/>
          <w:szCs w:val="24"/>
        </w:rPr>
        <w:t>IEEE Trans. Magn.</w:t>
      </w:r>
      <w:r w:rsidRPr="003F01A6">
        <w:rPr>
          <w:rFonts w:ascii="Times New Roman" w:hAnsi="Times New Roman" w:cs="Times New Roman"/>
          <w:noProof/>
          <w:szCs w:val="24"/>
        </w:rPr>
        <w:t xml:space="preserve"> </w:t>
      </w:r>
      <w:r w:rsidRPr="003F01A6">
        <w:rPr>
          <w:rFonts w:ascii="Times New Roman" w:hAnsi="Times New Roman" w:cs="Times New Roman"/>
          <w:b/>
          <w:bCs/>
          <w:noProof/>
          <w:szCs w:val="24"/>
        </w:rPr>
        <w:t>56</w:t>
      </w:r>
      <w:r w:rsidRPr="003F01A6">
        <w:rPr>
          <w:rFonts w:ascii="Times New Roman" w:hAnsi="Times New Roman" w:cs="Times New Roman"/>
          <w:noProof/>
          <w:szCs w:val="24"/>
        </w:rPr>
        <w:t>, 1–5 (2020).</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szCs w:val="24"/>
        </w:rPr>
      </w:pPr>
      <w:r w:rsidRPr="003F01A6">
        <w:rPr>
          <w:rFonts w:ascii="Times New Roman" w:hAnsi="Times New Roman" w:cs="Times New Roman"/>
          <w:noProof/>
          <w:szCs w:val="24"/>
        </w:rPr>
        <w:t>57.</w:t>
      </w:r>
      <w:r w:rsidRPr="003F01A6">
        <w:rPr>
          <w:rFonts w:ascii="Times New Roman" w:hAnsi="Times New Roman" w:cs="Times New Roman"/>
          <w:noProof/>
          <w:szCs w:val="24"/>
        </w:rPr>
        <w:tab/>
        <w:t xml:space="preserve">Deka, A., Sato, K., Tanaka, I. &amp; Fukuma, Y. Simulations on the Effect of Magnetic Anisotropy on Switching of an Easy Cone Magnetized Free Layer. </w:t>
      </w:r>
      <w:r w:rsidRPr="003F01A6">
        <w:rPr>
          <w:rFonts w:ascii="Times New Roman" w:hAnsi="Times New Roman" w:cs="Times New Roman"/>
          <w:i/>
          <w:iCs/>
          <w:noProof/>
          <w:szCs w:val="24"/>
        </w:rPr>
        <w:t>IEEE Trans. Magn.</w:t>
      </w:r>
      <w:r w:rsidRPr="003F01A6">
        <w:rPr>
          <w:rFonts w:ascii="Times New Roman" w:hAnsi="Times New Roman" w:cs="Times New Roman"/>
          <w:noProof/>
          <w:szCs w:val="24"/>
        </w:rPr>
        <w:t xml:space="preserve"> </w:t>
      </w:r>
      <w:r w:rsidRPr="003F01A6">
        <w:rPr>
          <w:rFonts w:ascii="Times New Roman" w:hAnsi="Times New Roman" w:cs="Times New Roman"/>
          <w:b/>
          <w:bCs/>
          <w:noProof/>
          <w:szCs w:val="24"/>
        </w:rPr>
        <w:t>56</w:t>
      </w:r>
      <w:r w:rsidRPr="003F01A6">
        <w:rPr>
          <w:rFonts w:ascii="Times New Roman" w:hAnsi="Times New Roman" w:cs="Times New Roman"/>
          <w:noProof/>
          <w:szCs w:val="24"/>
        </w:rPr>
        <w:t>, 1–4 (2020).</w:t>
      </w:r>
    </w:p>
    <w:p w:rsidR="001C79DC" w:rsidRPr="003F01A6" w:rsidRDefault="001C79DC" w:rsidP="005C066F">
      <w:pPr>
        <w:widowControl w:val="0"/>
        <w:autoSpaceDE w:val="0"/>
        <w:autoSpaceDN w:val="0"/>
        <w:adjustRightInd w:val="0"/>
        <w:spacing w:line="480" w:lineRule="auto"/>
        <w:ind w:hanging="450"/>
        <w:rPr>
          <w:rFonts w:ascii="Times New Roman" w:hAnsi="Times New Roman" w:cs="Times New Roman"/>
          <w:noProof/>
        </w:rPr>
      </w:pPr>
      <w:r w:rsidRPr="003F01A6">
        <w:rPr>
          <w:rFonts w:ascii="Times New Roman" w:hAnsi="Times New Roman" w:cs="Times New Roman"/>
          <w:noProof/>
          <w:szCs w:val="24"/>
        </w:rPr>
        <w:t>58.</w:t>
      </w:r>
      <w:r w:rsidRPr="003F01A6">
        <w:rPr>
          <w:rFonts w:ascii="Times New Roman" w:hAnsi="Times New Roman" w:cs="Times New Roman"/>
          <w:noProof/>
          <w:szCs w:val="24"/>
        </w:rPr>
        <w:tab/>
        <w:t xml:space="preserve">Scheinfein, M. R. &amp; Price, E. A. LLG Micromagnetic Simulator. </w:t>
      </w:r>
      <w:r w:rsidRPr="003F01A6">
        <w:rPr>
          <w:rFonts w:ascii="Times New Roman" w:hAnsi="Times New Roman" w:cs="Times New Roman"/>
          <w:i/>
          <w:iCs/>
          <w:noProof/>
          <w:szCs w:val="24"/>
        </w:rPr>
        <w:t>LLG Micromagnetic Simulator</w:t>
      </w:r>
      <w:r w:rsidRPr="003F01A6">
        <w:rPr>
          <w:rFonts w:ascii="Times New Roman" w:hAnsi="Times New Roman" w:cs="Times New Roman"/>
          <w:noProof/>
          <w:szCs w:val="24"/>
        </w:rPr>
        <w:t xml:space="preserve"> (2015).</w:t>
      </w:r>
    </w:p>
    <w:p w:rsidR="003F01A6" w:rsidRPr="003F01A6" w:rsidRDefault="003F01A6" w:rsidP="005C066F">
      <w:pPr>
        <w:spacing w:line="480" w:lineRule="auto"/>
        <w:ind w:hanging="450"/>
        <w:jc w:val="both"/>
        <w:rPr>
          <w:rFonts w:ascii="Times New Roman" w:hAnsi="Times New Roman" w:cs="Times New Roman"/>
        </w:rPr>
      </w:pPr>
    </w:p>
    <w:p w:rsidR="003F01A6" w:rsidRPr="003F01A6" w:rsidRDefault="003F01A6" w:rsidP="005C066F">
      <w:pPr>
        <w:rPr>
          <w:rFonts w:ascii="Times New Roman" w:hAnsi="Times New Roman" w:cs="Times New Roman"/>
        </w:rPr>
      </w:pPr>
      <w:r w:rsidRPr="003F01A6">
        <w:rPr>
          <w:rFonts w:ascii="Times New Roman" w:hAnsi="Times New Roman" w:cs="Times New Roman"/>
        </w:rPr>
        <w:br w:type="page"/>
      </w:r>
    </w:p>
    <w:p w:rsidR="003F01A6" w:rsidRPr="003F01A6" w:rsidRDefault="003F01A6" w:rsidP="005C066F">
      <w:pPr>
        <w:pStyle w:val="MainText"/>
        <w:spacing w:line="360" w:lineRule="auto"/>
        <w:jc w:val="both"/>
        <w:rPr>
          <w:b/>
        </w:rPr>
      </w:pPr>
      <w:r w:rsidRPr="003F01A6">
        <w:rPr>
          <w:b/>
        </w:rPr>
        <w:t>Figure captions</w:t>
      </w:r>
    </w:p>
    <w:p w:rsidR="003F01A6" w:rsidRPr="003F01A6" w:rsidRDefault="003F01A6" w:rsidP="005C066F">
      <w:pPr>
        <w:pStyle w:val="MainText"/>
        <w:spacing w:line="360" w:lineRule="auto"/>
        <w:jc w:val="both"/>
        <w:rPr>
          <w:b/>
        </w:rPr>
      </w:pPr>
    </w:p>
    <w:p w:rsidR="003F01A6" w:rsidRPr="003F01A6" w:rsidRDefault="003F01A6" w:rsidP="005C066F">
      <w:pPr>
        <w:pStyle w:val="MainText"/>
        <w:spacing w:line="360" w:lineRule="auto"/>
        <w:jc w:val="both"/>
        <w:rPr>
          <w:lang w:val="de-DE"/>
        </w:rPr>
      </w:pPr>
      <w:r w:rsidRPr="003F01A6">
        <w:rPr>
          <w:b/>
        </w:rPr>
        <w:t xml:space="preserve">Figure 1. a. </w:t>
      </w:r>
      <w:r w:rsidRPr="003F01A6">
        <w:t>S</w:t>
      </w:r>
      <w:r w:rsidRPr="003F01A6">
        <w:rPr>
          <w:lang w:val="de-DE"/>
        </w:rPr>
        <w:t xml:space="preserve">chematics of spin Hall oscillator microwave emission detection setup. </w:t>
      </w:r>
      <w:r w:rsidRPr="003F01A6">
        <w:rPr>
          <w:b/>
          <w:lang w:val="de-DE"/>
        </w:rPr>
        <w:t>b</w:t>
      </w:r>
      <w:r w:rsidRPr="003F01A6">
        <w:rPr>
          <w:lang w:val="de-DE"/>
        </w:rPr>
        <w:t>. Pulsed input current and magnetization dynamics of Mx component for I</w:t>
      </w:r>
      <w:r w:rsidRPr="003F01A6">
        <w:rPr>
          <w:vertAlign w:val="subscript"/>
          <w:lang w:val="de-DE"/>
        </w:rPr>
        <w:t>1</w:t>
      </w:r>
      <w:r w:rsidRPr="003F01A6">
        <w:rPr>
          <w:lang w:val="de-DE"/>
        </w:rPr>
        <w:t xml:space="preserve"> = 5.0 - 6.5 mA, the initiation and relaxation time scales are indicated by colored circles. </w:t>
      </w:r>
      <w:r w:rsidRPr="003F01A6">
        <w:rPr>
          <w:b/>
          <w:lang w:val="de-DE"/>
        </w:rPr>
        <w:t>c</w:t>
      </w:r>
      <w:r w:rsidRPr="003F01A6">
        <w:rPr>
          <w:lang w:val="de-DE"/>
        </w:rPr>
        <w:t>. Transition of small angle precession to large angle oscillation trajectories as a function of I</w:t>
      </w:r>
      <w:r w:rsidRPr="003F01A6">
        <w:rPr>
          <w:vertAlign w:val="subscript"/>
          <w:lang w:val="de-DE"/>
        </w:rPr>
        <w:t>1</w:t>
      </w:r>
      <w:r w:rsidRPr="003F01A6">
        <w:rPr>
          <w:lang w:val="de-DE"/>
        </w:rPr>
        <w:t xml:space="preserve">. </w:t>
      </w:r>
      <w:r w:rsidRPr="003F01A6">
        <w:rPr>
          <w:b/>
          <w:lang w:val="de-DE"/>
        </w:rPr>
        <w:t xml:space="preserve">d. </w:t>
      </w:r>
      <w:r w:rsidRPr="003F01A6">
        <w:rPr>
          <w:lang w:val="de-DE"/>
        </w:rPr>
        <w:t>Fast Fourier transformed amplitude spectrum of time domain Mx component as a function of I</w:t>
      </w:r>
      <w:r w:rsidRPr="003F01A6">
        <w:rPr>
          <w:vertAlign w:val="subscript"/>
          <w:lang w:val="de-DE"/>
        </w:rPr>
        <w:t>1</w:t>
      </w:r>
      <w:r w:rsidRPr="003F01A6">
        <w:rPr>
          <w:lang w:val="de-DE"/>
        </w:rPr>
        <w:t xml:space="preserve">. </w:t>
      </w:r>
      <w:r w:rsidRPr="003F01A6">
        <w:rPr>
          <w:b/>
          <w:lang w:val="de-DE"/>
        </w:rPr>
        <w:t>e</w:t>
      </w:r>
      <w:r w:rsidRPr="003F01A6">
        <w:rPr>
          <w:lang w:val="de-DE"/>
        </w:rPr>
        <w:t>. Frequency response and peak amplitude level of FFT spectrum as a function of I</w:t>
      </w:r>
      <w:r w:rsidRPr="003F01A6">
        <w:rPr>
          <w:vertAlign w:val="subscript"/>
          <w:lang w:val="de-DE"/>
        </w:rPr>
        <w:t>1</w:t>
      </w:r>
      <w:r w:rsidRPr="003F01A6">
        <w:rPr>
          <w:lang w:val="de-DE"/>
        </w:rPr>
        <w:t>.</w:t>
      </w:r>
    </w:p>
    <w:p w:rsidR="003F01A6" w:rsidRPr="003F01A6" w:rsidRDefault="003F01A6" w:rsidP="005C066F">
      <w:pPr>
        <w:pStyle w:val="MainText"/>
        <w:spacing w:line="360" w:lineRule="auto"/>
        <w:jc w:val="both"/>
        <w:rPr>
          <w:lang w:val="de-DE"/>
        </w:rPr>
      </w:pPr>
    </w:p>
    <w:p w:rsidR="003F01A6" w:rsidRPr="003F01A6" w:rsidRDefault="003F01A6" w:rsidP="005C066F">
      <w:pPr>
        <w:pStyle w:val="MainText"/>
        <w:spacing w:line="360" w:lineRule="auto"/>
        <w:jc w:val="both"/>
        <w:rPr>
          <w:lang w:val="de-DE"/>
        </w:rPr>
      </w:pPr>
      <w:r w:rsidRPr="003F01A6">
        <w:rPr>
          <w:b/>
        </w:rPr>
        <w:t xml:space="preserve">Figure 2. a. </w:t>
      </w:r>
      <w:r w:rsidRPr="003F01A6">
        <w:t xml:space="preserve">Regular pulse scheme for 4-bit digit binary input pattern 1111 with pulse period (Δt) of 4 ns and pulse width (τ) of 3 ns. </w:t>
      </w:r>
      <w:r w:rsidRPr="003F01A6">
        <w:rPr>
          <w:b/>
        </w:rPr>
        <w:t>b.</w:t>
      </w:r>
      <w:r w:rsidRPr="003F01A6">
        <w:t xml:space="preserve"> Magnetization dynamics of Mx component and </w:t>
      </w:r>
      <w:r w:rsidRPr="003F01A6">
        <w:rPr>
          <w:b/>
        </w:rPr>
        <w:t>c.</w:t>
      </w:r>
      <w:r w:rsidRPr="003F01A6">
        <w:t xml:space="preserve"> corresponding spectral characteristics. Guide line in FFT shows the amplitude value at 9.0 GHz. Similar input pattern, magnetization dynamics and FFT in </w:t>
      </w:r>
      <w:r w:rsidRPr="003F01A6">
        <w:rPr>
          <w:b/>
        </w:rPr>
        <w:t>d - f</w:t>
      </w:r>
      <w:r w:rsidRPr="003F01A6">
        <w:t xml:space="preserve"> for 1001 pulse pattern, and in </w:t>
      </w:r>
      <w:r w:rsidRPr="003F01A6">
        <w:rPr>
          <w:b/>
        </w:rPr>
        <w:t xml:space="preserve">g – i </w:t>
      </w:r>
      <w:r w:rsidRPr="003F01A6">
        <w:t>for</w:t>
      </w:r>
      <w:r w:rsidRPr="003F01A6">
        <w:rPr>
          <w:b/>
        </w:rPr>
        <w:t xml:space="preserve"> </w:t>
      </w:r>
      <w:r w:rsidRPr="003F01A6">
        <w:t>0101 pulse pattern.</w:t>
      </w:r>
    </w:p>
    <w:p w:rsidR="003F01A6" w:rsidRPr="003F01A6" w:rsidRDefault="003F01A6" w:rsidP="005C066F">
      <w:pPr>
        <w:pStyle w:val="MainText"/>
        <w:spacing w:line="360" w:lineRule="auto"/>
        <w:jc w:val="both"/>
        <w:rPr>
          <w:lang w:val="de-DE"/>
        </w:rPr>
      </w:pPr>
    </w:p>
    <w:p w:rsidR="003F01A6" w:rsidRPr="003F01A6" w:rsidRDefault="003F01A6" w:rsidP="005C066F">
      <w:pPr>
        <w:pStyle w:val="MainText"/>
        <w:spacing w:line="360" w:lineRule="auto"/>
        <w:jc w:val="both"/>
      </w:pPr>
      <w:r w:rsidRPr="003F01A6">
        <w:rPr>
          <w:b/>
        </w:rPr>
        <w:t xml:space="preserve">Figure 3. a. </w:t>
      </w:r>
      <w:r w:rsidRPr="003F01A6">
        <w:t>Excitatory pulse (I</w:t>
      </w:r>
      <w:r w:rsidRPr="003F01A6">
        <w:rPr>
          <w:vertAlign w:val="subscript"/>
        </w:rPr>
        <w:t xml:space="preserve">e </w:t>
      </w:r>
      <w:r w:rsidRPr="003F01A6">
        <w:t>= 3.0 mA) without offset current (I</w:t>
      </w:r>
      <w:r w:rsidRPr="003F01A6">
        <w:rPr>
          <w:vertAlign w:val="subscript"/>
        </w:rPr>
        <w:t>0</w:t>
      </w:r>
      <w:r w:rsidRPr="003F01A6">
        <w:t xml:space="preserve">). </w:t>
      </w:r>
      <w:r w:rsidRPr="003F01A6">
        <w:rPr>
          <w:b/>
        </w:rPr>
        <w:t xml:space="preserve">b. </w:t>
      </w:r>
      <w:r w:rsidRPr="003F01A6">
        <w:t xml:space="preserve">Magnetization dynamics of Mx component and </w:t>
      </w:r>
      <w:r w:rsidRPr="003F01A6">
        <w:rPr>
          <w:b/>
        </w:rPr>
        <w:t>c.</w:t>
      </w:r>
      <w:r w:rsidRPr="003F01A6">
        <w:t xml:space="preserve"> relaxation characteristics plot from the upper envelope of the Mx time domain data after the pulse is off. </w:t>
      </w:r>
      <w:r w:rsidRPr="003F01A6">
        <w:rPr>
          <w:b/>
        </w:rPr>
        <w:t xml:space="preserve">d. </w:t>
      </w:r>
      <w:r w:rsidRPr="003F01A6">
        <w:t>Excitatory pulse (I</w:t>
      </w:r>
      <w:r w:rsidRPr="003F01A6">
        <w:rPr>
          <w:vertAlign w:val="subscript"/>
        </w:rPr>
        <w:t>e</w:t>
      </w:r>
      <w:r w:rsidRPr="003F01A6">
        <w:t>) with an offset current value (I</w:t>
      </w:r>
      <w:r w:rsidRPr="003F01A6">
        <w:rPr>
          <w:vertAlign w:val="subscript"/>
        </w:rPr>
        <w:t xml:space="preserve">0 </w:t>
      </w:r>
      <w:r w:rsidRPr="003F01A6">
        <w:t xml:space="preserve">= 1.2 mA). </w:t>
      </w:r>
      <w:r w:rsidRPr="003F01A6">
        <w:rPr>
          <w:b/>
        </w:rPr>
        <w:t>e</w:t>
      </w:r>
      <w:r w:rsidRPr="003F01A6">
        <w:t xml:space="preserve">. Magnetization dynamics of Mx component and </w:t>
      </w:r>
      <w:r w:rsidRPr="003F01A6">
        <w:rPr>
          <w:b/>
        </w:rPr>
        <w:t>f.</w:t>
      </w:r>
      <w:r w:rsidRPr="003F01A6">
        <w:t xml:space="preserve"> relaxation characteristics plot of the Mx time domain data.</w:t>
      </w:r>
    </w:p>
    <w:p w:rsidR="003F01A6" w:rsidRPr="003F01A6" w:rsidRDefault="003F01A6" w:rsidP="005C066F">
      <w:pPr>
        <w:pStyle w:val="MainText"/>
        <w:spacing w:line="360" w:lineRule="auto"/>
        <w:jc w:val="both"/>
      </w:pPr>
    </w:p>
    <w:p w:rsidR="003F01A6" w:rsidRPr="008F3302" w:rsidRDefault="003F01A6" w:rsidP="005C066F">
      <w:pPr>
        <w:pStyle w:val="MainText"/>
        <w:spacing w:line="360" w:lineRule="auto"/>
        <w:jc w:val="both"/>
        <w:rPr>
          <w:b/>
        </w:rPr>
      </w:pPr>
      <w:r w:rsidRPr="008F3302">
        <w:rPr>
          <w:b/>
        </w:rPr>
        <w:t xml:space="preserve">Figure 4. a </w:t>
      </w:r>
      <w:r w:rsidRPr="008F3302">
        <w:t>Modified pulse scheme</w:t>
      </w:r>
      <w:r w:rsidRPr="008F3302">
        <w:rPr>
          <w:b/>
        </w:rPr>
        <w:t xml:space="preserve"> </w:t>
      </w:r>
      <w:r w:rsidRPr="008F3302">
        <w:t>with an excitatory pulse</w:t>
      </w:r>
      <w:r w:rsidRPr="008F3302">
        <w:rPr>
          <w:b/>
        </w:rPr>
        <w:t xml:space="preserve"> </w:t>
      </w:r>
      <w:r w:rsidRPr="008F3302">
        <w:t>I</w:t>
      </w:r>
      <w:r w:rsidRPr="008F3302">
        <w:rPr>
          <w:vertAlign w:val="subscript"/>
        </w:rPr>
        <w:t xml:space="preserve">e </w:t>
      </w:r>
      <w:r w:rsidRPr="008F3302">
        <w:t>= 3.0 mA of pulse width t</w:t>
      </w:r>
      <w:r w:rsidRPr="008F3302">
        <w:rPr>
          <w:vertAlign w:val="subscript"/>
        </w:rPr>
        <w:t>1</w:t>
      </w:r>
      <w:r w:rsidRPr="008F3302">
        <w:t xml:space="preserve"> = 7 ns, for 4-bit digit binary pattern 1010 with pulse period (Δt) of 4 ns and pulse width (τ) of 3 ns.</w:t>
      </w:r>
      <w:r w:rsidRPr="008F3302">
        <w:rPr>
          <w:b/>
        </w:rPr>
        <w:t xml:space="preserve"> </w:t>
      </w:r>
      <w:r w:rsidRPr="008F3302">
        <w:t>The pulse gap of δ = 5 ns between I</w:t>
      </w:r>
      <w:r w:rsidRPr="008F3302">
        <w:rPr>
          <w:vertAlign w:val="subscript"/>
        </w:rPr>
        <w:t>e</w:t>
      </w:r>
      <w:r w:rsidRPr="008F3302">
        <w:t xml:space="preserve"> and 4-bit patterns is shown with the grey box. </w:t>
      </w:r>
      <w:r w:rsidRPr="008F3302">
        <w:rPr>
          <w:b/>
        </w:rPr>
        <w:t>b.</w:t>
      </w:r>
      <w:r w:rsidRPr="008F3302">
        <w:t xml:space="preserve"> Magnetization dynamics of Mx component and </w:t>
      </w:r>
      <w:r w:rsidRPr="008F3302">
        <w:rPr>
          <w:b/>
        </w:rPr>
        <w:t>c.</w:t>
      </w:r>
      <w:r w:rsidRPr="008F3302">
        <w:t xml:space="preserve"> corresponding spectral characteristic FFT plot. </w:t>
      </w:r>
      <w:r w:rsidRPr="008F3302">
        <w:rPr>
          <w:b/>
        </w:rPr>
        <w:t>d – f.</w:t>
      </w:r>
      <w:r w:rsidRPr="008F3302">
        <w:t xml:space="preserve"> Similar plots of input pattern, magnetization dynamics and FFT for 0101 pulse pattern. Guide line in FFT plots show the amplitude value at 9.0 GHz.</w:t>
      </w:r>
    </w:p>
    <w:p w:rsidR="003F01A6" w:rsidRPr="003F01A6" w:rsidRDefault="003F01A6" w:rsidP="005C066F">
      <w:pPr>
        <w:pStyle w:val="MainText"/>
        <w:spacing w:line="360" w:lineRule="auto"/>
        <w:jc w:val="both"/>
        <w:rPr>
          <w:b/>
        </w:rPr>
      </w:pPr>
    </w:p>
    <w:p w:rsidR="003F01A6" w:rsidRPr="003F01A6" w:rsidRDefault="003F01A6" w:rsidP="005C066F">
      <w:pPr>
        <w:pStyle w:val="MainText"/>
        <w:spacing w:line="360" w:lineRule="auto"/>
        <w:jc w:val="both"/>
        <w:rPr>
          <w:lang w:val="de-DE"/>
        </w:rPr>
      </w:pPr>
      <w:r w:rsidRPr="003F01A6">
        <w:rPr>
          <w:b/>
        </w:rPr>
        <w:t xml:space="preserve">Figure 5. a. </w:t>
      </w:r>
      <w:r w:rsidRPr="003F01A6">
        <w:t>Filtered amplitude at frequency of 9.0 GHz for all 16 4-bit binary digit inputs for the modified pulse scheme with input parameters I</w:t>
      </w:r>
      <w:r w:rsidRPr="003F01A6">
        <w:rPr>
          <w:vertAlign w:val="subscript"/>
        </w:rPr>
        <w:t>e</w:t>
      </w:r>
      <w:r w:rsidRPr="003F01A6">
        <w:t xml:space="preserve"> = 3.0 mA, t</w:t>
      </w:r>
      <w:r w:rsidRPr="003F01A6">
        <w:rPr>
          <w:vertAlign w:val="subscript"/>
        </w:rPr>
        <w:t>1</w:t>
      </w:r>
      <w:r w:rsidRPr="003F01A6">
        <w:t xml:space="preserve"> = 5 ns, δ = 5 ns, I</w:t>
      </w:r>
      <w:r w:rsidRPr="003F01A6">
        <w:rPr>
          <w:vertAlign w:val="subscript"/>
        </w:rPr>
        <w:t>0</w:t>
      </w:r>
      <w:r w:rsidRPr="003F01A6">
        <w:t xml:space="preserve"> =1.2 mA, I</w:t>
      </w:r>
      <w:r w:rsidRPr="003F01A6">
        <w:rPr>
          <w:vertAlign w:val="subscript"/>
        </w:rPr>
        <w:t>1</w:t>
      </w:r>
      <w:r w:rsidRPr="003F01A6">
        <w:t xml:space="preserve"> = 2.4 mA, Δt = 4 ns, τ = 3 ns. </w:t>
      </w:r>
      <w:r w:rsidRPr="003F01A6">
        <w:rPr>
          <w:b/>
        </w:rPr>
        <w:t xml:space="preserve">b. </w:t>
      </w:r>
      <w:r w:rsidRPr="003F01A6">
        <w:t>Separability index for different excitatory pulse current values</w:t>
      </w:r>
      <w:r w:rsidRPr="003F01A6">
        <w:rPr>
          <w:b/>
        </w:rPr>
        <w:t xml:space="preserve"> </w:t>
      </w:r>
      <w:r w:rsidRPr="003F01A6">
        <w:t>I</w:t>
      </w:r>
      <w:r w:rsidRPr="003F01A6">
        <w:rPr>
          <w:vertAlign w:val="subscript"/>
        </w:rPr>
        <w:t>e</w:t>
      </w:r>
      <w:r w:rsidRPr="003F01A6">
        <w:t xml:space="preserve"> = 1.4 - 6.0 mA, with δ = 5 ns. </w:t>
      </w:r>
      <w:r w:rsidRPr="003F01A6">
        <w:rPr>
          <w:b/>
        </w:rPr>
        <w:t xml:space="preserve">d. </w:t>
      </w:r>
      <w:r w:rsidRPr="003F01A6">
        <w:t>Separability index for different pulse gap values</w:t>
      </w:r>
      <w:r w:rsidRPr="003F01A6">
        <w:rPr>
          <w:b/>
        </w:rPr>
        <w:t xml:space="preserve"> </w:t>
      </w:r>
      <w:r w:rsidRPr="003F01A6">
        <w:t>δ = 1 – 25 ns with I</w:t>
      </w:r>
      <w:r w:rsidRPr="003F01A6">
        <w:rPr>
          <w:vertAlign w:val="subscript"/>
        </w:rPr>
        <w:t>e</w:t>
      </w:r>
      <w:r w:rsidRPr="003F01A6">
        <w:t xml:space="preserve"> = 3.0 mA.</w:t>
      </w:r>
    </w:p>
    <w:p w:rsidR="003F01A6" w:rsidRPr="003F01A6" w:rsidRDefault="003F01A6" w:rsidP="005C066F">
      <w:pPr>
        <w:pStyle w:val="MainText"/>
        <w:spacing w:line="360" w:lineRule="auto"/>
        <w:rPr>
          <w:lang w:val="de-DE"/>
        </w:rPr>
      </w:pPr>
    </w:p>
    <w:p w:rsidR="003F01A6" w:rsidRPr="00693B64" w:rsidRDefault="003F01A6" w:rsidP="005C066F">
      <w:pPr>
        <w:spacing w:line="360" w:lineRule="auto"/>
        <w:jc w:val="both"/>
        <w:rPr>
          <w:rFonts w:ascii="Times New Roman" w:hAnsi="Times New Roman" w:cs="Times New Roman"/>
          <w:sz w:val="24"/>
          <w:szCs w:val="24"/>
        </w:rPr>
      </w:pPr>
      <w:r w:rsidRPr="00693B64">
        <w:rPr>
          <w:rFonts w:ascii="Times New Roman" w:hAnsi="Times New Roman" w:cs="Times New Roman"/>
          <w:b/>
          <w:sz w:val="24"/>
          <w:szCs w:val="24"/>
        </w:rPr>
        <w:t>Figure 6. a.</w:t>
      </w:r>
      <w:r w:rsidRPr="00693B64">
        <w:rPr>
          <w:rFonts w:ascii="Times New Roman" w:hAnsi="Times New Roman" w:cs="Times New Roman"/>
          <w:sz w:val="24"/>
          <w:szCs w:val="24"/>
        </w:rPr>
        <w:t xml:space="preserve"> Fully connected network model for classification of MNIST handwritten digit datasets with input layer, SHO layer and read-out layer. </w:t>
      </w:r>
      <w:r w:rsidRPr="00693B64">
        <w:rPr>
          <w:rFonts w:ascii="Times New Roman" w:hAnsi="Times New Roman" w:cs="Times New Roman"/>
          <w:b/>
          <w:sz w:val="24"/>
          <w:szCs w:val="24"/>
        </w:rPr>
        <w:t>b</w:t>
      </w:r>
      <w:r w:rsidRPr="00693B64">
        <w:rPr>
          <w:rFonts w:ascii="Times New Roman" w:hAnsi="Times New Roman" w:cs="Times New Roman"/>
          <w:sz w:val="24"/>
          <w:szCs w:val="24"/>
        </w:rPr>
        <w:t xml:space="preserve">. Color map of read-out layer weight elements required for 784 inputs without SHO. </w:t>
      </w:r>
      <w:r w:rsidRPr="00693B64">
        <w:rPr>
          <w:rFonts w:ascii="Times New Roman" w:hAnsi="Times New Roman" w:cs="Times New Roman"/>
          <w:b/>
          <w:sz w:val="24"/>
          <w:szCs w:val="24"/>
        </w:rPr>
        <w:t>c</w:t>
      </w:r>
      <w:r w:rsidRPr="00693B64">
        <w:rPr>
          <w:rFonts w:ascii="Times New Roman" w:hAnsi="Times New Roman" w:cs="Times New Roman"/>
          <w:sz w:val="24"/>
          <w:szCs w:val="24"/>
        </w:rPr>
        <w:t xml:space="preserve">. Color map of read-out layer weights required for 196 inputs with SHO. </w:t>
      </w:r>
      <w:r w:rsidRPr="00693B64">
        <w:rPr>
          <w:rFonts w:ascii="Times New Roman" w:hAnsi="Times New Roman" w:cs="Times New Roman"/>
          <w:b/>
          <w:sz w:val="24"/>
          <w:szCs w:val="24"/>
        </w:rPr>
        <w:t>d.</w:t>
      </w:r>
      <w:r w:rsidRPr="00693B64">
        <w:rPr>
          <w:rFonts w:ascii="Times New Roman" w:hAnsi="Times New Roman" w:cs="Times New Roman"/>
          <w:sz w:val="24"/>
          <w:szCs w:val="24"/>
        </w:rPr>
        <w:t xml:space="preserve"> Confusion matrix of predicted vs true digit for classification of 10000 test images with SHO. </w:t>
      </w:r>
      <w:r w:rsidRPr="00693B64">
        <w:rPr>
          <w:rFonts w:ascii="Times New Roman" w:hAnsi="Times New Roman" w:cs="Times New Roman"/>
          <w:b/>
          <w:sz w:val="24"/>
          <w:szCs w:val="24"/>
        </w:rPr>
        <w:t>e.</w:t>
      </w:r>
      <w:r w:rsidRPr="00693B64">
        <w:rPr>
          <w:rFonts w:ascii="Times New Roman" w:hAnsi="Times New Roman" w:cs="Times New Roman"/>
          <w:sz w:val="24"/>
          <w:szCs w:val="24"/>
        </w:rPr>
        <w:t xml:space="preserve"> Classification accuracies for different </w:t>
      </w:r>
      <w:r w:rsidRPr="00693B64">
        <w:rPr>
          <w:rFonts w:ascii="Times New Roman" w:hAnsi="Times New Roman" w:cs="Times New Roman"/>
          <w:i/>
          <w:sz w:val="24"/>
          <w:szCs w:val="24"/>
        </w:rPr>
        <w:t>n</w:t>
      </w:r>
      <w:r w:rsidRPr="00693B64">
        <w:rPr>
          <w:rFonts w:ascii="Times New Roman" w:hAnsi="Times New Roman" w:cs="Times New Roman"/>
          <w:sz w:val="24"/>
          <w:szCs w:val="24"/>
        </w:rPr>
        <w:t xml:space="preserve">-bit patterns with two training methods, linear regression and gradient descent. The bit pattern of </w:t>
      </w:r>
      <w:r w:rsidRPr="00693B64">
        <w:rPr>
          <w:rFonts w:ascii="Times New Roman" w:hAnsi="Times New Roman" w:cs="Times New Roman"/>
          <w:i/>
          <w:sz w:val="24"/>
          <w:szCs w:val="24"/>
        </w:rPr>
        <w:t>n</w:t>
      </w:r>
      <w:r w:rsidRPr="00693B64">
        <w:rPr>
          <w:rFonts w:ascii="Times New Roman" w:hAnsi="Times New Roman" w:cs="Times New Roman"/>
          <w:sz w:val="24"/>
          <w:szCs w:val="24"/>
        </w:rPr>
        <w:t xml:space="preserve"> = 1 corresponds to the direct software classification without SHO, </w:t>
      </w:r>
      <w:r w:rsidRPr="00693B64">
        <w:rPr>
          <w:rFonts w:ascii="Times New Roman" w:hAnsi="Times New Roman" w:cs="Times New Roman"/>
          <w:i/>
          <w:sz w:val="24"/>
          <w:szCs w:val="24"/>
        </w:rPr>
        <w:t>n</w:t>
      </w:r>
      <w:r w:rsidRPr="00693B64">
        <w:rPr>
          <w:rFonts w:ascii="Times New Roman" w:hAnsi="Times New Roman" w:cs="Times New Roman"/>
          <w:sz w:val="24"/>
          <w:szCs w:val="24"/>
        </w:rPr>
        <w:t xml:space="preserve"> = 2-4 corresponds to the SHO based classification with the modified pulse scheme where the outputs are the filtered FFT responses of the magnetization component Mx. The line plot corresponding to the left axis shows the </w:t>
      </w:r>
      <w:r w:rsidR="00CC6733" w:rsidRPr="00693B64">
        <w:rPr>
          <w:rFonts w:ascii="Times New Roman" w:hAnsi="Times New Roman" w:cs="Times New Roman"/>
          <w:sz w:val="24"/>
          <w:szCs w:val="24"/>
        </w:rPr>
        <w:t xml:space="preserve">required </w:t>
      </w:r>
      <w:r w:rsidRPr="00693B64">
        <w:rPr>
          <w:rFonts w:ascii="Times New Roman" w:hAnsi="Times New Roman" w:cs="Times New Roman"/>
          <w:sz w:val="24"/>
          <w:szCs w:val="24"/>
        </w:rPr>
        <w:t>number of weight elements in the read-out layer.</w:t>
      </w:r>
    </w:p>
    <w:p w:rsidR="003F01A6" w:rsidRPr="00693B64" w:rsidRDefault="003F01A6" w:rsidP="005C066F">
      <w:pPr>
        <w:rPr>
          <w:rFonts w:ascii="Times New Roman" w:hAnsi="Times New Roman" w:cs="Times New Roman"/>
          <w:sz w:val="24"/>
          <w:szCs w:val="24"/>
        </w:rPr>
      </w:pPr>
      <w:r w:rsidRPr="00693B64">
        <w:rPr>
          <w:rFonts w:ascii="Times New Roman" w:hAnsi="Times New Roman" w:cs="Times New Roman"/>
          <w:sz w:val="24"/>
          <w:szCs w:val="24"/>
        </w:rPr>
        <w:br w:type="page"/>
      </w: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r w:rsidRPr="003F01A6">
        <w:rPr>
          <w:rFonts w:ascii="Times New Roman" w:hAnsi="Times New Roman" w:cs="Times New Roman"/>
          <w:noProof/>
        </w:rPr>
        <w:drawing>
          <wp:anchor distT="0" distB="0" distL="114300" distR="114300" simplePos="0" relativeHeight="251663360" behindDoc="1" locked="0" layoutInCell="1" allowOverlap="1" wp14:anchorId="71046657" wp14:editId="50D71B07">
            <wp:simplePos x="0" y="0"/>
            <wp:positionH relativeFrom="column">
              <wp:posOffset>377630</wp:posOffset>
            </wp:positionH>
            <wp:positionV relativeFrom="paragraph">
              <wp:posOffset>32707</wp:posOffset>
            </wp:positionV>
            <wp:extent cx="5380593" cy="4613402"/>
            <wp:effectExtent l="0" t="0" r="0" b="0"/>
            <wp:wrapNone/>
            <wp:docPr id="17" name="Picture 17" descr="C:\Users\mrjoh\Pictures\SHNO_revised\0524\0524_final\Fig_1_edit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rjoh\Pictures\SHNO_revised\0524\0524_final\Fig_1_edit6.tif"/>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80593" cy="461340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5B44CF" w:rsidP="005C066F">
      <w:pPr>
        <w:jc w:val="center"/>
        <w:rPr>
          <w:rFonts w:ascii="Times New Roman" w:hAnsi="Times New Roman" w:cs="Times New Roman"/>
          <w:sz w:val="28"/>
        </w:rPr>
      </w:pPr>
      <w:r>
        <w:rPr>
          <w:rFonts w:ascii="Times New Roman" w:hAnsi="Times New Roman" w:cs="Times New Roman"/>
        </w:rPr>
        <w:tab/>
      </w:r>
      <w:r w:rsidR="003F01A6" w:rsidRPr="003F01A6">
        <w:rPr>
          <w:rFonts w:ascii="Times New Roman" w:hAnsi="Times New Roman" w:cs="Times New Roman"/>
          <w:b/>
          <w:sz w:val="28"/>
        </w:rPr>
        <w:t>Figure 1</w:t>
      </w:r>
      <w:r w:rsidR="003F01A6" w:rsidRPr="003F01A6">
        <w:rPr>
          <w:rFonts w:ascii="Times New Roman" w:hAnsi="Times New Roman" w:cs="Times New Roman"/>
          <w:sz w:val="28"/>
        </w:rPr>
        <w:t xml:space="preserve">, J. R. Mohan </w:t>
      </w:r>
      <w:r w:rsidR="003F01A6" w:rsidRPr="003F01A6">
        <w:rPr>
          <w:rFonts w:ascii="Times New Roman" w:hAnsi="Times New Roman" w:cs="Times New Roman"/>
          <w:i/>
          <w:sz w:val="28"/>
        </w:rPr>
        <w:t>et al</w:t>
      </w:r>
      <w:r w:rsidR="003F01A6" w:rsidRPr="003F01A6">
        <w:rPr>
          <w:rFonts w:ascii="Times New Roman" w:hAnsi="Times New Roman" w:cs="Times New Roman"/>
          <w:sz w:val="28"/>
        </w:rPr>
        <w:t>.</w:t>
      </w:r>
    </w:p>
    <w:p w:rsidR="003F01A6" w:rsidRPr="003F01A6" w:rsidRDefault="003F01A6" w:rsidP="005C066F">
      <w:pPr>
        <w:rPr>
          <w:rFonts w:ascii="Times New Roman" w:hAnsi="Times New Roman" w:cs="Times New Roman"/>
          <w:sz w:val="28"/>
        </w:rPr>
      </w:pPr>
      <w:r w:rsidRPr="003F01A6">
        <w:rPr>
          <w:rFonts w:ascii="Times New Roman" w:hAnsi="Times New Roman" w:cs="Times New Roman"/>
          <w:sz w:val="28"/>
        </w:rPr>
        <w:br w:type="page"/>
      </w:r>
    </w:p>
    <w:p w:rsidR="003F01A6" w:rsidRPr="003F01A6" w:rsidRDefault="003F01A6" w:rsidP="005C066F">
      <w:pPr>
        <w:rPr>
          <w:rFonts w:ascii="Times New Roman" w:hAnsi="Times New Roman" w:cs="Times New Roman"/>
        </w:rPr>
      </w:pPr>
      <w:r w:rsidRPr="003F01A6">
        <w:rPr>
          <w:rFonts w:ascii="Times New Roman" w:hAnsi="Times New Roman" w:cs="Times New Roman"/>
          <w:noProof/>
        </w:rPr>
        <w:drawing>
          <wp:anchor distT="0" distB="0" distL="114300" distR="114300" simplePos="0" relativeHeight="251659264" behindDoc="1" locked="0" layoutInCell="1" allowOverlap="1" wp14:anchorId="6734CC75" wp14:editId="6F949A70">
            <wp:simplePos x="0" y="0"/>
            <wp:positionH relativeFrom="column">
              <wp:posOffset>-85193</wp:posOffset>
            </wp:positionH>
            <wp:positionV relativeFrom="page">
              <wp:posOffset>1116212</wp:posOffset>
            </wp:positionV>
            <wp:extent cx="5943600" cy="2522855"/>
            <wp:effectExtent l="0" t="0" r="0" b="0"/>
            <wp:wrapNone/>
            <wp:docPr id="3" name="Picture 3" descr="C:\Users\mrjoh\Pictures\SHNO_revised\0524\0524_final\Fig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rjoh\Pictures\SHNO_revised\0524\0524_final\Fig2.t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522855"/>
                    </a:xfrm>
                    <a:prstGeom prst="rect">
                      <a:avLst/>
                    </a:prstGeom>
                    <a:noFill/>
                    <a:ln>
                      <a:noFill/>
                    </a:ln>
                  </pic:spPr>
                </pic:pic>
              </a:graphicData>
            </a:graphic>
          </wp:anchor>
        </w:drawing>
      </w:r>
    </w:p>
    <w:p w:rsidR="003F01A6" w:rsidRPr="003F01A6" w:rsidRDefault="003F01A6" w:rsidP="005C066F">
      <w:pPr>
        <w:ind w:firstLine="720"/>
        <w:rPr>
          <w:rFonts w:ascii="Times New Roman" w:hAnsi="Times New Roman" w:cs="Times New Roman"/>
        </w:rPr>
      </w:pPr>
    </w:p>
    <w:p w:rsidR="003F01A6" w:rsidRPr="003F01A6" w:rsidRDefault="003F01A6" w:rsidP="005C066F">
      <w:pPr>
        <w:ind w:firstLine="720"/>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5B44CF" w:rsidP="005C066F">
      <w:pPr>
        <w:rPr>
          <w:rFonts w:ascii="Times New Roman" w:hAnsi="Times New Roman" w:cs="Times New Roman"/>
        </w:rPr>
      </w:pPr>
      <w:r>
        <w:rPr>
          <w:rFonts w:ascii="Times New Roman" w:hAnsi="Times New Roman" w:cs="Times New Roman"/>
        </w:rPr>
        <w:tab/>
      </w:r>
    </w:p>
    <w:p w:rsidR="003F01A6" w:rsidRPr="003F01A6" w:rsidRDefault="003F01A6" w:rsidP="005C066F">
      <w:pPr>
        <w:jc w:val="center"/>
        <w:rPr>
          <w:rFonts w:ascii="Times New Roman" w:hAnsi="Times New Roman" w:cs="Times New Roman"/>
          <w:sz w:val="28"/>
        </w:rPr>
      </w:pPr>
      <w:r w:rsidRPr="003F01A6">
        <w:rPr>
          <w:rFonts w:ascii="Times New Roman" w:hAnsi="Times New Roman" w:cs="Times New Roman"/>
          <w:b/>
          <w:sz w:val="28"/>
        </w:rPr>
        <w:t>Figure 2</w:t>
      </w:r>
      <w:r w:rsidRPr="003F01A6">
        <w:rPr>
          <w:rFonts w:ascii="Times New Roman" w:hAnsi="Times New Roman" w:cs="Times New Roman"/>
          <w:sz w:val="28"/>
        </w:rPr>
        <w:t xml:space="preserve">, J. R. Mohan </w:t>
      </w:r>
      <w:r w:rsidRPr="003F01A6">
        <w:rPr>
          <w:rFonts w:ascii="Times New Roman" w:hAnsi="Times New Roman" w:cs="Times New Roman"/>
          <w:i/>
          <w:sz w:val="28"/>
        </w:rPr>
        <w:t>et al</w:t>
      </w:r>
      <w:r w:rsidRPr="003F01A6">
        <w:rPr>
          <w:rFonts w:ascii="Times New Roman" w:hAnsi="Times New Roman" w:cs="Times New Roman"/>
          <w:sz w:val="28"/>
        </w:rPr>
        <w:t>.</w:t>
      </w:r>
    </w:p>
    <w:p w:rsidR="003F01A6" w:rsidRPr="003F01A6" w:rsidRDefault="003F01A6" w:rsidP="005C066F">
      <w:pPr>
        <w:rPr>
          <w:rFonts w:ascii="Times New Roman" w:hAnsi="Times New Roman" w:cs="Times New Roman"/>
          <w:sz w:val="28"/>
        </w:rPr>
      </w:pPr>
      <w:r w:rsidRPr="003F01A6">
        <w:rPr>
          <w:rFonts w:ascii="Times New Roman" w:hAnsi="Times New Roman" w:cs="Times New Roman"/>
          <w:sz w:val="28"/>
        </w:rPr>
        <w:br w:type="page"/>
      </w: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r w:rsidRPr="003F01A6">
        <w:rPr>
          <w:rFonts w:ascii="Times New Roman" w:hAnsi="Times New Roman" w:cs="Times New Roman"/>
          <w:noProof/>
        </w:rPr>
        <w:drawing>
          <wp:anchor distT="0" distB="0" distL="114300" distR="114300" simplePos="0" relativeHeight="251660288" behindDoc="1" locked="0" layoutInCell="1" allowOverlap="1" wp14:anchorId="32F5B725" wp14:editId="177FD50B">
            <wp:simplePos x="0" y="0"/>
            <wp:positionH relativeFrom="column">
              <wp:posOffset>25873</wp:posOffset>
            </wp:positionH>
            <wp:positionV relativeFrom="page">
              <wp:posOffset>1090930</wp:posOffset>
            </wp:positionV>
            <wp:extent cx="5762728" cy="1932607"/>
            <wp:effectExtent l="0" t="0" r="0" b="0"/>
            <wp:wrapNone/>
            <wp:docPr id="4" name="Picture 4" descr="C:\Users\mrjoh\Pictures\SHNO_revised\0524\0524_final\Fig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rjoh\Pictures\SHNO_revised\0524\0524_final\Fig3.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2728" cy="193260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5B44CF" w:rsidP="005C066F">
      <w:pPr>
        <w:rPr>
          <w:rFonts w:ascii="Times New Roman" w:hAnsi="Times New Roman" w:cs="Times New Roman"/>
        </w:rPr>
      </w:pPr>
      <w:r>
        <w:rPr>
          <w:rFonts w:ascii="Times New Roman" w:hAnsi="Times New Roman" w:cs="Times New Roman"/>
        </w:rPr>
        <w:tab/>
      </w:r>
    </w:p>
    <w:p w:rsidR="003F01A6" w:rsidRPr="003F01A6" w:rsidRDefault="003F01A6" w:rsidP="005C066F">
      <w:pPr>
        <w:jc w:val="center"/>
        <w:rPr>
          <w:rFonts w:ascii="Times New Roman" w:hAnsi="Times New Roman" w:cs="Times New Roman"/>
          <w:sz w:val="28"/>
        </w:rPr>
      </w:pPr>
      <w:r w:rsidRPr="003F01A6">
        <w:rPr>
          <w:rFonts w:ascii="Times New Roman" w:hAnsi="Times New Roman" w:cs="Times New Roman"/>
          <w:b/>
          <w:sz w:val="28"/>
        </w:rPr>
        <w:t>Figure 3</w:t>
      </w:r>
      <w:r w:rsidRPr="003F01A6">
        <w:rPr>
          <w:rFonts w:ascii="Times New Roman" w:hAnsi="Times New Roman" w:cs="Times New Roman"/>
          <w:sz w:val="28"/>
        </w:rPr>
        <w:t xml:space="preserve">, J. R. Mohan </w:t>
      </w:r>
      <w:r w:rsidRPr="003F01A6">
        <w:rPr>
          <w:rFonts w:ascii="Times New Roman" w:hAnsi="Times New Roman" w:cs="Times New Roman"/>
          <w:i/>
          <w:sz w:val="28"/>
        </w:rPr>
        <w:t>et al</w:t>
      </w:r>
      <w:r w:rsidRPr="003F01A6">
        <w:rPr>
          <w:rFonts w:ascii="Times New Roman" w:hAnsi="Times New Roman" w:cs="Times New Roman"/>
          <w:sz w:val="28"/>
        </w:rPr>
        <w:t>.</w:t>
      </w: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3F01A6" w:rsidP="005C066F">
      <w:pPr>
        <w:tabs>
          <w:tab w:val="left" w:pos="988"/>
        </w:tabs>
        <w:rPr>
          <w:rFonts w:ascii="Times New Roman" w:hAnsi="Times New Roman" w:cs="Times New Roman"/>
        </w:rPr>
      </w:pPr>
    </w:p>
    <w:p w:rsidR="003F01A6" w:rsidRPr="003F01A6" w:rsidRDefault="003F01A6" w:rsidP="005C066F">
      <w:pPr>
        <w:rPr>
          <w:rFonts w:ascii="Times New Roman" w:hAnsi="Times New Roman" w:cs="Times New Roman"/>
        </w:rPr>
      </w:pPr>
      <w:r w:rsidRPr="003F01A6">
        <w:rPr>
          <w:rFonts w:ascii="Times New Roman" w:hAnsi="Times New Roman" w:cs="Times New Roman"/>
        </w:rPr>
        <w:br w:type="page"/>
      </w:r>
    </w:p>
    <w:p w:rsidR="003F01A6" w:rsidRPr="003F01A6" w:rsidRDefault="003F01A6" w:rsidP="005C066F">
      <w:pPr>
        <w:rPr>
          <w:rFonts w:ascii="Times New Roman" w:hAnsi="Times New Roman" w:cs="Times New Roman"/>
          <w:sz w:val="28"/>
        </w:rPr>
      </w:pPr>
      <w:r w:rsidRPr="003F01A6">
        <w:rPr>
          <w:rFonts w:ascii="Times New Roman" w:hAnsi="Times New Roman" w:cs="Times New Roman"/>
          <w:noProof/>
        </w:rPr>
        <w:drawing>
          <wp:anchor distT="0" distB="0" distL="114300" distR="114300" simplePos="0" relativeHeight="251664384" behindDoc="1" locked="0" layoutInCell="1" allowOverlap="1" wp14:anchorId="1E1CCF3B" wp14:editId="5246C1CE">
            <wp:simplePos x="0" y="0"/>
            <wp:positionH relativeFrom="column">
              <wp:posOffset>-2980</wp:posOffset>
            </wp:positionH>
            <wp:positionV relativeFrom="page">
              <wp:posOffset>984738</wp:posOffset>
            </wp:positionV>
            <wp:extent cx="5760720" cy="1898015"/>
            <wp:effectExtent l="0" t="0" r="0" b="69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1898015"/>
                    </a:xfrm>
                    <a:prstGeom prst="rect">
                      <a:avLst/>
                    </a:prstGeom>
                  </pic:spPr>
                </pic:pic>
              </a:graphicData>
            </a:graphic>
          </wp:anchor>
        </w:drawing>
      </w:r>
    </w:p>
    <w:p w:rsidR="003F01A6" w:rsidRPr="003F01A6" w:rsidRDefault="003F01A6" w:rsidP="005C066F">
      <w:pPr>
        <w:rPr>
          <w:rFonts w:ascii="Times New Roman" w:hAnsi="Times New Roman" w:cs="Times New Roman"/>
          <w:sz w:val="28"/>
        </w:rPr>
      </w:pPr>
    </w:p>
    <w:p w:rsidR="003F01A6" w:rsidRPr="003F01A6" w:rsidRDefault="003F01A6" w:rsidP="005C066F">
      <w:pPr>
        <w:rPr>
          <w:rFonts w:ascii="Times New Roman" w:hAnsi="Times New Roman" w:cs="Times New Roman"/>
          <w:sz w:val="28"/>
        </w:rPr>
      </w:pPr>
    </w:p>
    <w:p w:rsidR="003F01A6" w:rsidRPr="003F01A6" w:rsidRDefault="003F01A6" w:rsidP="005C066F">
      <w:pPr>
        <w:rPr>
          <w:rFonts w:ascii="Times New Roman" w:hAnsi="Times New Roman" w:cs="Times New Roman"/>
          <w:sz w:val="28"/>
        </w:rPr>
      </w:pPr>
    </w:p>
    <w:p w:rsidR="003F01A6" w:rsidRPr="003F01A6" w:rsidRDefault="003F01A6" w:rsidP="005C066F">
      <w:pPr>
        <w:rPr>
          <w:rFonts w:ascii="Times New Roman" w:hAnsi="Times New Roman" w:cs="Times New Roman"/>
          <w:sz w:val="28"/>
        </w:rPr>
      </w:pPr>
    </w:p>
    <w:p w:rsidR="003F01A6" w:rsidRPr="003F01A6" w:rsidRDefault="003F01A6" w:rsidP="005C066F">
      <w:pPr>
        <w:rPr>
          <w:rFonts w:ascii="Times New Roman" w:hAnsi="Times New Roman" w:cs="Times New Roman"/>
          <w:sz w:val="28"/>
        </w:rPr>
      </w:pPr>
    </w:p>
    <w:p w:rsidR="003F01A6" w:rsidRPr="003F01A6" w:rsidRDefault="003F01A6" w:rsidP="005C066F">
      <w:pPr>
        <w:rPr>
          <w:rFonts w:ascii="Times New Roman" w:hAnsi="Times New Roman" w:cs="Times New Roman"/>
          <w:sz w:val="28"/>
        </w:rPr>
      </w:pPr>
    </w:p>
    <w:p w:rsidR="003F01A6" w:rsidRPr="003F01A6" w:rsidRDefault="003F01A6" w:rsidP="005C066F">
      <w:pPr>
        <w:rPr>
          <w:rFonts w:ascii="Times New Roman" w:hAnsi="Times New Roman" w:cs="Times New Roman"/>
          <w:sz w:val="28"/>
        </w:rPr>
      </w:pPr>
    </w:p>
    <w:p w:rsidR="003F01A6" w:rsidRPr="003F01A6" w:rsidRDefault="003F01A6" w:rsidP="005C066F">
      <w:pPr>
        <w:jc w:val="center"/>
        <w:rPr>
          <w:rFonts w:ascii="Times New Roman" w:hAnsi="Times New Roman" w:cs="Times New Roman"/>
          <w:sz w:val="28"/>
        </w:rPr>
      </w:pPr>
      <w:r w:rsidRPr="003F01A6">
        <w:rPr>
          <w:rFonts w:ascii="Times New Roman" w:hAnsi="Times New Roman" w:cs="Times New Roman"/>
          <w:b/>
          <w:sz w:val="28"/>
        </w:rPr>
        <w:t>Figure 4</w:t>
      </w:r>
      <w:r w:rsidRPr="003F01A6">
        <w:rPr>
          <w:rFonts w:ascii="Times New Roman" w:hAnsi="Times New Roman" w:cs="Times New Roman"/>
          <w:sz w:val="28"/>
        </w:rPr>
        <w:t xml:space="preserve">, J. R. Mohan </w:t>
      </w:r>
      <w:r w:rsidRPr="003F01A6">
        <w:rPr>
          <w:rFonts w:ascii="Times New Roman" w:hAnsi="Times New Roman" w:cs="Times New Roman"/>
          <w:i/>
          <w:sz w:val="28"/>
        </w:rPr>
        <w:t>et al</w:t>
      </w:r>
      <w:r w:rsidRPr="003F01A6">
        <w:rPr>
          <w:rFonts w:ascii="Times New Roman" w:hAnsi="Times New Roman" w:cs="Times New Roman"/>
          <w:sz w:val="28"/>
        </w:rPr>
        <w:t>.</w:t>
      </w:r>
    </w:p>
    <w:p w:rsidR="003F01A6" w:rsidRPr="003F01A6" w:rsidRDefault="003F01A6" w:rsidP="005C066F">
      <w:pPr>
        <w:rPr>
          <w:rFonts w:ascii="Times New Roman" w:hAnsi="Times New Roman" w:cs="Times New Roman"/>
          <w:sz w:val="28"/>
        </w:rPr>
      </w:pPr>
    </w:p>
    <w:p w:rsidR="003F01A6" w:rsidRPr="003F01A6" w:rsidRDefault="003F01A6" w:rsidP="005C066F">
      <w:pPr>
        <w:rPr>
          <w:rFonts w:ascii="Times New Roman" w:hAnsi="Times New Roman" w:cs="Times New Roman"/>
        </w:rPr>
      </w:pPr>
      <w:r w:rsidRPr="003F01A6">
        <w:rPr>
          <w:rFonts w:ascii="Times New Roman" w:hAnsi="Times New Roman" w:cs="Times New Roman"/>
        </w:rPr>
        <w:br w:type="page"/>
      </w:r>
    </w:p>
    <w:p w:rsidR="003F01A6" w:rsidRPr="003F01A6" w:rsidRDefault="003F01A6" w:rsidP="005C066F">
      <w:pPr>
        <w:ind w:firstLine="720"/>
        <w:rPr>
          <w:rFonts w:ascii="Times New Roman" w:hAnsi="Times New Roman" w:cs="Times New Roman"/>
        </w:rPr>
      </w:pPr>
    </w:p>
    <w:p w:rsidR="003F01A6" w:rsidRPr="003F01A6" w:rsidRDefault="003F01A6" w:rsidP="005C066F">
      <w:pPr>
        <w:rPr>
          <w:rFonts w:ascii="Times New Roman" w:hAnsi="Times New Roman" w:cs="Times New Roman"/>
        </w:rPr>
      </w:pPr>
      <w:r w:rsidRPr="003F01A6">
        <w:rPr>
          <w:rFonts w:ascii="Times New Roman" w:hAnsi="Times New Roman" w:cs="Times New Roman"/>
          <w:noProof/>
        </w:rPr>
        <w:drawing>
          <wp:anchor distT="0" distB="0" distL="114300" distR="114300" simplePos="0" relativeHeight="251661312" behindDoc="1" locked="0" layoutInCell="1" allowOverlap="1" wp14:anchorId="7F85DE96" wp14:editId="4DB93021">
            <wp:simplePos x="0" y="0"/>
            <wp:positionH relativeFrom="column">
              <wp:posOffset>88871</wp:posOffset>
            </wp:positionH>
            <wp:positionV relativeFrom="page">
              <wp:posOffset>1090841</wp:posOffset>
            </wp:positionV>
            <wp:extent cx="5592726" cy="2138501"/>
            <wp:effectExtent l="0" t="0" r="0" b="0"/>
            <wp:wrapNone/>
            <wp:docPr id="10" name="Picture 10" descr="C:\Users\mrjoh\Pictures\SHNO_revised\0524\0524_final\Fig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rjoh\Pictures\SHNO_revised\0524\0524_final\Fig5.t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92726" cy="213850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3F01A6" w:rsidP="005C066F">
      <w:pPr>
        <w:jc w:val="center"/>
        <w:rPr>
          <w:rFonts w:ascii="Times New Roman" w:hAnsi="Times New Roman" w:cs="Times New Roman"/>
          <w:sz w:val="28"/>
        </w:rPr>
      </w:pPr>
      <w:r w:rsidRPr="003F01A6">
        <w:rPr>
          <w:rFonts w:ascii="Times New Roman" w:hAnsi="Times New Roman" w:cs="Times New Roman"/>
          <w:b/>
          <w:sz w:val="28"/>
        </w:rPr>
        <w:t>Figure 5</w:t>
      </w:r>
      <w:r w:rsidRPr="003F01A6">
        <w:rPr>
          <w:rFonts w:ascii="Times New Roman" w:hAnsi="Times New Roman" w:cs="Times New Roman"/>
          <w:sz w:val="28"/>
        </w:rPr>
        <w:t xml:space="preserve">, J. R. Mohan </w:t>
      </w:r>
      <w:r w:rsidRPr="003F01A6">
        <w:rPr>
          <w:rFonts w:ascii="Times New Roman" w:hAnsi="Times New Roman" w:cs="Times New Roman"/>
          <w:i/>
          <w:sz w:val="28"/>
        </w:rPr>
        <w:t>et al</w:t>
      </w:r>
      <w:r w:rsidRPr="003F01A6">
        <w:rPr>
          <w:rFonts w:ascii="Times New Roman" w:hAnsi="Times New Roman" w:cs="Times New Roman"/>
          <w:sz w:val="28"/>
        </w:rPr>
        <w:t>.</w:t>
      </w:r>
    </w:p>
    <w:p w:rsidR="003F01A6" w:rsidRPr="003F01A6" w:rsidRDefault="003F01A6" w:rsidP="005C066F">
      <w:pPr>
        <w:rPr>
          <w:rFonts w:ascii="Times New Roman" w:hAnsi="Times New Roman" w:cs="Times New Roman"/>
        </w:rPr>
      </w:pPr>
      <w:r w:rsidRPr="003F01A6">
        <w:rPr>
          <w:rFonts w:ascii="Times New Roman" w:hAnsi="Times New Roman" w:cs="Times New Roman"/>
        </w:rPr>
        <w:br w:type="page"/>
      </w:r>
    </w:p>
    <w:p w:rsidR="003F01A6" w:rsidRPr="003F01A6" w:rsidRDefault="008E1E75" w:rsidP="005C066F">
      <w:pPr>
        <w:rPr>
          <w:rFonts w:ascii="Times New Roman" w:hAnsi="Times New Roman" w:cs="Times New Roman"/>
        </w:rPr>
      </w:pPr>
      <w:ins w:id="91" w:author="John Rex" w:date="2022-07-06T13:35:00Z">
        <w:r w:rsidRPr="008E1E75">
          <w:rPr>
            <w:rFonts w:ascii="Times New Roman" w:hAnsi="Times New Roman" w:cs="Times New Roman"/>
            <w:noProof/>
          </w:rPr>
          <w:drawing>
            <wp:anchor distT="0" distB="0" distL="114300" distR="114300" simplePos="0" relativeHeight="251665408" behindDoc="1" locked="0" layoutInCell="1" allowOverlap="1" wp14:anchorId="15BB4259" wp14:editId="4BED0827">
              <wp:simplePos x="0" y="0"/>
              <wp:positionH relativeFrom="column">
                <wp:posOffset>885825</wp:posOffset>
              </wp:positionH>
              <wp:positionV relativeFrom="paragraph">
                <wp:posOffset>161925</wp:posOffset>
              </wp:positionV>
              <wp:extent cx="4343400" cy="5188602"/>
              <wp:effectExtent l="0" t="0" r="0" b="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45916" cy="5191608"/>
                      </a:xfrm>
                      <a:prstGeom prst="rect">
                        <a:avLst/>
                      </a:prstGeom>
                    </pic:spPr>
                  </pic:pic>
                </a:graphicData>
              </a:graphic>
              <wp14:sizeRelH relativeFrom="margin">
                <wp14:pctWidth>0</wp14:pctWidth>
              </wp14:sizeRelH>
              <wp14:sizeRelV relativeFrom="margin">
                <wp14:pctHeight>0</wp14:pctHeight>
              </wp14:sizeRelV>
            </wp:anchor>
          </w:drawing>
        </w:r>
      </w:ins>
      <w:del w:id="92" w:author="John Rex" w:date="2022-07-06T13:35:00Z">
        <w:r w:rsidR="003F01A6" w:rsidRPr="003F01A6" w:rsidDel="008E1E75">
          <w:rPr>
            <w:rFonts w:ascii="Times New Roman" w:hAnsi="Times New Roman" w:cs="Times New Roman"/>
            <w:noProof/>
          </w:rPr>
          <w:drawing>
            <wp:anchor distT="0" distB="0" distL="114300" distR="114300" simplePos="0" relativeHeight="251662336" behindDoc="1" locked="0" layoutInCell="1" allowOverlap="1" wp14:anchorId="66941D0B" wp14:editId="5B2B0A42">
              <wp:simplePos x="0" y="0"/>
              <wp:positionH relativeFrom="column">
                <wp:posOffset>963979</wp:posOffset>
              </wp:positionH>
              <wp:positionV relativeFrom="page">
                <wp:posOffset>1072173</wp:posOffset>
              </wp:positionV>
              <wp:extent cx="4158594" cy="4967654"/>
              <wp:effectExtent l="0" t="0" r="0" b="0"/>
              <wp:wrapNone/>
              <wp:docPr id="11" name="Picture 11" descr="C:\Users\mrjoh\Pictures\SHNO_revised\0524\0524_final\Fig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rjoh\Pictures\SHNO_revised\0524\0524_final\Fig6.ti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58594" cy="4967654"/>
                      </a:xfrm>
                      <a:prstGeom prst="rect">
                        <a:avLst/>
                      </a:prstGeom>
                      <a:noFill/>
                      <a:ln>
                        <a:noFill/>
                      </a:ln>
                    </pic:spPr>
                  </pic:pic>
                </a:graphicData>
              </a:graphic>
              <wp14:sizeRelH relativeFrom="margin">
                <wp14:pctWidth>0</wp14:pctWidth>
              </wp14:sizeRelH>
              <wp14:sizeRelV relativeFrom="margin">
                <wp14:pctHeight>0</wp14:pctHeight>
              </wp14:sizeRelV>
            </wp:anchor>
          </w:drawing>
        </w:r>
      </w:del>
    </w:p>
    <w:p w:rsidR="003F01A6" w:rsidRPr="003F01A6" w:rsidRDefault="003F01A6" w:rsidP="005C066F">
      <w:pPr>
        <w:tabs>
          <w:tab w:val="left" w:pos="1574"/>
        </w:tabs>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3F01A6" w:rsidP="005C066F">
      <w:pPr>
        <w:rPr>
          <w:rFonts w:ascii="Times New Roman" w:hAnsi="Times New Roman" w:cs="Times New Roman"/>
        </w:rPr>
      </w:pPr>
    </w:p>
    <w:p w:rsidR="003F01A6" w:rsidRPr="003F01A6" w:rsidRDefault="003F01A6" w:rsidP="005C066F">
      <w:pPr>
        <w:jc w:val="center"/>
        <w:rPr>
          <w:rFonts w:ascii="Times New Roman" w:hAnsi="Times New Roman" w:cs="Times New Roman"/>
          <w:sz w:val="28"/>
        </w:rPr>
      </w:pPr>
      <w:r w:rsidRPr="003F01A6">
        <w:rPr>
          <w:rFonts w:ascii="Times New Roman" w:hAnsi="Times New Roman" w:cs="Times New Roman"/>
          <w:b/>
          <w:sz w:val="28"/>
        </w:rPr>
        <w:t>Figure 6</w:t>
      </w:r>
      <w:r w:rsidRPr="003F01A6">
        <w:rPr>
          <w:rFonts w:ascii="Times New Roman" w:hAnsi="Times New Roman" w:cs="Times New Roman"/>
          <w:sz w:val="28"/>
        </w:rPr>
        <w:t xml:space="preserve">, J. R. Mohan </w:t>
      </w:r>
      <w:r w:rsidRPr="003F01A6">
        <w:rPr>
          <w:rFonts w:ascii="Times New Roman" w:hAnsi="Times New Roman" w:cs="Times New Roman"/>
          <w:i/>
          <w:sz w:val="28"/>
        </w:rPr>
        <w:t>et al</w:t>
      </w:r>
      <w:r w:rsidRPr="003F01A6">
        <w:rPr>
          <w:rFonts w:ascii="Times New Roman" w:hAnsi="Times New Roman" w:cs="Times New Roman"/>
          <w:sz w:val="28"/>
        </w:rPr>
        <w:t>.</w:t>
      </w:r>
    </w:p>
    <w:p w:rsidR="003F01A6" w:rsidRDefault="003F01A6" w:rsidP="005C066F">
      <w:pPr>
        <w:rPr>
          <w:ins w:id="93" w:author="John Rex" w:date="2022-07-06T15:44:00Z"/>
          <w:rFonts w:ascii="Times New Roman" w:hAnsi="Times New Roman" w:cs="Times New Roman"/>
        </w:rPr>
      </w:pPr>
    </w:p>
    <w:p w:rsidR="0085445E" w:rsidRDefault="0085445E" w:rsidP="005C066F">
      <w:pPr>
        <w:rPr>
          <w:ins w:id="94" w:author="John Rex" w:date="2022-07-06T15:44:00Z"/>
          <w:rFonts w:ascii="Times New Roman" w:hAnsi="Times New Roman" w:cs="Times New Roman"/>
        </w:rPr>
      </w:pPr>
    </w:p>
    <w:p w:rsidR="0085445E" w:rsidRDefault="0085445E" w:rsidP="005C066F">
      <w:pPr>
        <w:rPr>
          <w:ins w:id="95" w:author="John Rex" w:date="2022-07-06T15:44:00Z"/>
          <w:rFonts w:ascii="Times New Roman" w:hAnsi="Times New Roman" w:cs="Times New Roman"/>
        </w:rPr>
      </w:pPr>
    </w:p>
    <w:p w:rsidR="0085445E" w:rsidRDefault="0085445E" w:rsidP="005C066F">
      <w:pPr>
        <w:rPr>
          <w:ins w:id="96" w:author="John Rex" w:date="2022-07-06T15:44:00Z"/>
          <w:rFonts w:ascii="Times New Roman" w:hAnsi="Times New Roman" w:cs="Times New Roman"/>
        </w:rPr>
      </w:pPr>
    </w:p>
    <w:p w:rsidR="0085445E" w:rsidRDefault="0085445E" w:rsidP="005C066F">
      <w:pPr>
        <w:rPr>
          <w:ins w:id="97" w:author="John Rex" w:date="2022-07-06T15:44:00Z"/>
          <w:rFonts w:ascii="Times New Roman" w:hAnsi="Times New Roman" w:cs="Times New Roman"/>
        </w:rPr>
      </w:pPr>
    </w:p>
    <w:p w:rsidR="0085445E" w:rsidRDefault="0085445E" w:rsidP="005C066F">
      <w:pPr>
        <w:rPr>
          <w:ins w:id="98" w:author="John Rex" w:date="2022-07-06T15:44:00Z"/>
          <w:rFonts w:ascii="Times New Roman" w:hAnsi="Times New Roman" w:cs="Times New Roman"/>
        </w:rPr>
      </w:pPr>
    </w:p>
    <w:p w:rsidR="0085445E" w:rsidRDefault="0085445E" w:rsidP="005C066F">
      <w:pPr>
        <w:rPr>
          <w:ins w:id="99" w:author="John Rex" w:date="2022-07-06T15:44:00Z"/>
          <w:rFonts w:ascii="Times New Roman" w:hAnsi="Times New Roman" w:cs="Times New Roman"/>
        </w:rPr>
      </w:pPr>
    </w:p>
    <w:p w:rsidR="0085445E" w:rsidRDefault="0085445E" w:rsidP="005C066F">
      <w:pPr>
        <w:rPr>
          <w:ins w:id="100" w:author="John Rex" w:date="2022-07-06T15:44:00Z"/>
          <w:rFonts w:ascii="Times New Roman" w:hAnsi="Times New Roman" w:cs="Times New Roman"/>
        </w:rPr>
      </w:pPr>
    </w:p>
    <w:p w:rsidR="0085445E" w:rsidRPr="003F01A6" w:rsidRDefault="0085445E" w:rsidP="005C066F">
      <w:pPr>
        <w:rPr>
          <w:rFonts w:ascii="Times New Roman" w:hAnsi="Times New Roman" w:cs="Times New Roman"/>
        </w:rPr>
      </w:pPr>
    </w:p>
    <w:sectPr w:rsidR="0085445E" w:rsidRPr="003F01A6" w:rsidSect="00C81664">
      <w:footerReference w:type="default" r:id="rId14"/>
      <w:pgSz w:w="12240" w:h="15840"/>
      <w:pgMar w:top="1440" w:right="1440" w:bottom="1440" w:left="1440" w:header="567" w:footer="397"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5A71" w:rsidRDefault="00DA5A71" w:rsidP="00B03A21">
      <w:pPr>
        <w:spacing w:after="0" w:line="240" w:lineRule="auto"/>
      </w:pPr>
      <w:r>
        <w:separator/>
      </w:r>
    </w:p>
  </w:endnote>
  <w:endnote w:type="continuationSeparator" w:id="0">
    <w:p w:rsidR="00DA5A71" w:rsidRDefault="00DA5A71" w:rsidP="00B03A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Latha">
    <w:altName w:val="Leelawadee UI Semilight"/>
    <w:panose1 w:val="02000400000000000000"/>
    <w:charset w:val="00"/>
    <w:family w:val="swiss"/>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29041907"/>
      <w:docPartObj>
        <w:docPartGallery w:val="Page Numbers (Bottom of Page)"/>
        <w:docPartUnique/>
      </w:docPartObj>
    </w:sdtPr>
    <w:sdtEndPr/>
    <w:sdtContent>
      <w:p w:rsidR="00DA5A71" w:rsidRDefault="00DA5A71">
        <w:pPr>
          <w:pStyle w:val="Footer"/>
          <w:jc w:val="center"/>
        </w:pPr>
        <w:r>
          <w:fldChar w:fldCharType="begin"/>
        </w:r>
        <w:r>
          <w:instrText>PAGE   \* MERGEFORMAT</w:instrText>
        </w:r>
        <w:r>
          <w:fldChar w:fldCharType="separate"/>
        </w:r>
        <w:r w:rsidR="008C7521" w:rsidRPr="008C7521">
          <w:rPr>
            <w:noProof/>
            <w:lang w:val="ja-JP"/>
          </w:rPr>
          <w:t>10</w:t>
        </w:r>
        <w:r>
          <w:fldChar w:fldCharType="end"/>
        </w:r>
      </w:p>
    </w:sdtContent>
  </w:sdt>
  <w:p w:rsidR="00DA5A71" w:rsidRDefault="00DA5A7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5A71" w:rsidRDefault="00DA5A71" w:rsidP="00B03A21">
      <w:pPr>
        <w:spacing w:after="0" w:line="240" w:lineRule="auto"/>
      </w:pPr>
      <w:r>
        <w:separator/>
      </w:r>
    </w:p>
  </w:footnote>
  <w:footnote w:type="continuationSeparator" w:id="0">
    <w:p w:rsidR="00DA5A71" w:rsidRDefault="00DA5A71" w:rsidP="00B03A21">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ohn Rex">
    <w15:presenceInfo w15:providerId="Windows Live" w15:userId="6632f4ebdc1e738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trackRevisions/>
  <w:defaultTabStop w:val="720"/>
  <w:characterSpacingControl w:val="doNotCompress"/>
  <w:hdrShapeDefaults>
    <o:shapedefaults v:ext="edit" spidmax="8193">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2958"/>
    <w:rsid w:val="000202A8"/>
    <w:rsid w:val="000423AB"/>
    <w:rsid w:val="000730EF"/>
    <w:rsid w:val="00073BC5"/>
    <w:rsid w:val="000834A6"/>
    <w:rsid w:val="00095E1C"/>
    <w:rsid w:val="000C20EC"/>
    <w:rsid w:val="000C3307"/>
    <w:rsid w:val="000E168A"/>
    <w:rsid w:val="000E4803"/>
    <w:rsid w:val="0012305B"/>
    <w:rsid w:val="001C79DC"/>
    <w:rsid w:val="001E038A"/>
    <w:rsid w:val="003160F0"/>
    <w:rsid w:val="0038105F"/>
    <w:rsid w:val="003C4383"/>
    <w:rsid w:val="003D4D46"/>
    <w:rsid w:val="003F01A6"/>
    <w:rsid w:val="004019ED"/>
    <w:rsid w:val="00402ACC"/>
    <w:rsid w:val="00417A82"/>
    <w:rsid w:val="00431AF4"/>
    <w:rsid w:val="004650C5"/>
    <w:rsid w:val="00487D66"/>
    <w:rsid w:val="004E489A"/>
    <w:rsid w:val="004F0092"/>
    <w:rsid w:val="00547623"/>
    <w:rsid w:val="005517FB"/>
    <w:rsid w:val="00567020"/>
    <w:rsid w:val="005B44CF"/>
    <w:rsid w:val="005C066F"/>
    <w:rsid w:val="005F4578"/>
    <w:rsid w:val="005F749C"/>
    <w:rsid w:val="00642C2C"/>
    <w:rsid w:val="00672F18"/>
    <w:rsid w:val="00693B64"/>
    <w:rsid w:val="00694189"/>
    <w:rsid w:val="006A637B"/>
    <w:rsid w:val="006C6FA7"/>
    <w:rsid w:val="00725918"/>
    <w:rsid w:val="00752FA7"/>
    <w:rsid w:val="0075555B"/>
    <w:rsid w:val="00757BC4"/>
    <w:rsid w:val="0085445E"/>
    <w:rsid w:val="008B4121"/>
    <w:rsid w:val="008C1A78"/>
    <w:rsid w:val="008C7521"/>
    <w:rsid w:val="008E1E75"/>
    <w:rsid w:val="008F3302"/>
    <w:rsid w:val="009400E1"/>
    <w:rsid w:val="00957853"/>
    <w:rsid w:val="009B10AD"/>
    <w:rsid w:val="009B7670"/>
    <w:rsid w:val="009C1B92"/>
    <w:rsid w:val="009D03B2"/>
    <w:rsid w:val="00A40098"/>
    <w:rsid w:val="00AA2109"/>
    <w:rsid w:val="00B03A21"/>
    <w:rsid w:val="00B1020D"/>
    <w:rsid w:val="00B419B1"/>
    <w:rsid w:val="00B805B2"/>
    <w:rsid w:val="00BD6D68"/>
    <w:rsid w:val="00C012CE"/>
    <w:rsid w:val="00C03989"/>
    <w:rsid w:val="00C116EC"/>
    <w:rsid w:val="00C66092"/>
    <w:rsid w:val="00C81664"/>
    <w:rsid w:val="00CB07CB"/>
    <w:rsid w:val="00CC2E7D"/>
    <w:rsid w:val="00CC36F6"/>
    <w:rsid w:val="00CC6733"/>
    <w:rsid w:val="00CE2958"/>
    <w:rsid w:val="00CE63B6"/>
    <w:rsid w:val="00D534F5"/>
    <w:rsid w:val="00D82F6F"/>
    <w:rsid w:val="00DA5A71"/>
    <w:rsid w:val="00DD48C8"/>
    <w:rsid w:val="00DE272F"/>
    <w:rsid w:val="00E05205"/>
    <w:rsid w:val="00E35374"/>
    <w:rsid w:val="00E57416"/>
    <w:rsid w:val="00E70A1D"/>
    <w:rsid w:val="00E71B53"/>
    <w:rsid w:val="00EA062D"/>
    <w:rsid w:val="00F054EA"/>
    <w:rsid w:val="00F21BD5"/>
    <w:rsid w:val="00FC4738"/>
    <w:rsid w:val="00FC7D4A"/>
  </w:rsids>
  <m:mathPr>
    <m:mathFont m:val="Cambria Math"/>
    <m:brkBin m:val="before"/>
    <m:brkBinSub m:val="--"/>
    <m:smallFrac m:val="0"/>
    <m:dispDef/>
    <m:lMargin m:val="0"/>
    <m:rMargin m:val="0"/>
    <m:defJc m:val="centerGroup"/>
    <m:wrapIndent m:val="1440"/>
    <m:intLim m:val="subSup"/>
    <m:naryLim m:val="undOvr"/>
  </m:mathPr>
  <w:themeFontLang w:val="en-US" w:eastAsia="ja-JP" w:bidi="ta-IN"/>
  <w:clrSchemeMapping w:bg1="light1" w:t1="dark1" w:bg2="light2" w:t2="dark2" w:accent1="accent1" w:accent2="accent2" w:accent3="accent3" w:accent4="accent4" w:accent5="accent5" w:accent6="accent6" w:hyperlink="hyperlink" w:followedHyperlink="followedHyperlink"/>
  <w:shapeDefaults>
    <o:shapedefaults v:ext="edit" spidmax="8193">
      <v:textbox inset="5.85pt,.7pt,5.85pt,.7pt"/>
    </o:shapedefaults>
    <o:shapelayout v:ext="edit">
      <o:idmap v:ext="edit" data="1"/>
    </o:shapelayout>
  </w:shapeDefaults>
  <w:decimalSymbol w:val="."/>
  <w:listSeparator w:val=","/>
  <w15:chartTrackingRefBased/>
  <w15:docId w15:val="{F5993C73-4459-4EC9-AB6D-BD703719D0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4F009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1">
    <w:name w:val="Title1"/>
    <w:basedOn w:val="Normal"/>
    <w:rsid w:val="00CE2958"/>
    <w:pPr>
      <w:spacing w:after="0" w:line="240" w:lineRule="auto"/>
    </w:pPr>
    <w:rPr>
      <w:rFonts w:ascii="Times New Roman" w:eastAsia="MS Mincho" w:hAnsi="Times New Roman" w:cs="Times New Roman"/>
      <w:b/>
      <w:sz w:val="24"/>
      <w:szCs w:val="24"/>
    </w:rPr>
  </w:style>
  <w:style w:type="paragraph" w:styleId="HTMLPreformatted">
    <w:name w:val="HTML Preformatted"/>
    <w:basedOn w:val="Normal"/>
    <w:link w:val="HTMLPreformattedChar"/>
    <w:rsid w:val="00CE29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MS Mincho" w:hAnsi="Courier New" w:cs="Courier New"/>
      <w:sz w:val="20"/>
      <w:szCs w:val="20"/>
      <w:lang w:val="pl-PL"/>
    </w:rPr>
  </w:style>
  <w:style w:type="character" w:customStyle="1" w:styleId="HTMLPreformattedChar">
    <w:name w:val="HTML Preformatted Char"/>
    <w:basedOn w:val="DefaultParagraphFont"/>
    <w:link w:val="HTMLPreformatted"/>
    <w:rsid w:val="00CE2958"/>
    <w:rPr>
      <w:rFonts w:ascii="Courier New" w:eastAsia="MS Mincho" w:hAnsi="Courier New" w:cs="Courier New"/>
      <w:sz w:val="20"/>
      <w:szCs w:val="20"/>
      <w:lang w:val="pl-PL"/>
    </w:rPr>
  </w:style>
  <w:style w:type="character" w:styleId="Hyperlink">
    <w:name w:val="Hyperlink"/>
    <w:basedOn w:val="DefaultParagraphFont"/>
    <w:uiPriority w:val="99"/>
    <w:unhideWhenUsed/>
    <w:rsid w:val="00757BC4"/>
    <w:rPr>
      <w:color w:val="0563C1" w:themeColor="hyperlink"/>
      <w:u w:val="single"/>
    </w:rPr>
  </w:style>
  <w:style w:type="character" w:customStyle="1" w:styleId="Heading3Char">
    <w:name w:val="Heading 3 Char"/>
    <w:basedOn w:val="DefaultParagraphFont"/>
    <w:link w:val="Heading3"/>
    <w:uiPriority w:val="9"/>
    <w:rsid w:val="004F0092"/>
    <w:rPr>
      <w:rFonts w:ascii="Times New Roman" w:eastAsia="Times New Roman" w:hAnsi="Times New Roman" w:cs="Times New Roman"/>
      <w:b/>
      <w:bCs/>
      <w:sz w:val="27"/>
      <w:szCs w:val="27"/>
    </w:rPr>
  </w:style>
  <w:style w:type="table" w:styleId="TableGrid">
    <w:name w:val="Table Grid"/>
    <w:basedOn w:val="TableNormal"/>
    <w:uiPriority w:val="59"/>
    <w:rsid w:val="004F0092"/>
    <w:pPr>
      <w:spacing w:after="0" w:line="240" w:lineRule="auto"/>
    </w:pPr>
    <w:rPr>
      <w:rFonts w:ascii="Times New Roman" w:eastAsia="MS Mincho" w:hAnsi="Times New Roman" w:cs="Times New Roman"/>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1">
    <w:name w:val="Head 1"/>
    <w:basedOn w:val="Normal"/>
    <w:autoRedefine/>
    <w:rsid w:val="00B805B2"/>
    <w:pPr>
      <w:spacing w:after="0" w:line="360" w:lineRule="auto"/>
    </w:pPr>
    <w:rPr>
      <w:rFonts w:ascii="Times New Roman" w:eastAsia="MS Mincho" w:hAnsi="Times New Roman" w:cs="Times New Roman"/>
      <w:b/>
    </w:rPr>
  </w:style>
  <w:style w:type="paragraph" w:styleId="Caption">
    <w:name w:val="caption"/>
    <w:basedOn w:val="Normal"/>
    <w:next w:val="Normal"/>
    <w:uiPriority w:val="35"/>
    <w:unhideWhenUsed/>
    <w:qFormat/>
    <w:rsid w:val="006C6FA7"/>
    <w:pPr>
      <w:spacing w:after="200" w:line="240" w:lineRule="auto"/>
    </w:pPr>
    <w:rPr>
      <w:rFonts w:ascii="Times New Roman" w:eastAsia="MS Mincho" w:hAnsi="Times New Roman" w:cs="Times New Roman"/>
      <w:i/>
      <w:iCs/>
      <w:color w:val="44546A" w:themeColor="text2"/>
      <w:sz w:val="18"/>
      <w:szCs w:val="18"/>
      <w:lang w:val="de-DE"/>
    </w:rPr>
  </w:style>
  <w:style w:type="paragraph" w:customStyle="1" w:styleId="Head2">
    <w:name w:val="Head 2"/>
    <w:basedOn w:val="Normal"/>
    <w:autoRedefine/>
    <w:rsid w:val="00725918"/>
    <w:pPr>
      <w:spacing w:after="0" w:line="480" w:lineRule="auto"/>
    </w:pPr>
    <w:rPr>
      <w:rFonts w:ascii="Times New Roman" w:eastAsia="MS Mincho" w:hAnsi="Times New Roman" w:cs="Times New Roman"/>
      <w:b/>
    </w:rPr>
  </w:style>
  <w:style w:type="paragraph" w:customStyle="1" w:styleId="MainText">
    <w:name w:val="Main Text"/>
    <w:basedOn w:val="Normal"/>
    <w:link w:val="MainTextChar"/>
    <w:rsid w:val="003F01A6"/>
    <w:pPr>
      <w:spacing w:after="0" w:line="480" w:lineRule="auto"/>
    </w:pPr>
    <w:rPr>
      <w:rFonts w:ascii="Times New Roman" w:eastAsia="MS Mincho" w:hAnsi="Times New Roman" w:cs="Times New Roman"/>
      <w:sz w:val="24"/>
      <w:szCs w:val="24"/>
    </w:rPr>
  </w:style>
  <w:style w:type="character" w:customStyle="1" w:styleId="MainTextChar">
    <w:name w:val="Main Text Char"/>
    <w:link w:val="MainText"/>
    <w:rsid w:val="003F01A6"/>
    <w:rPr>
      <w:rFonts w:ascii="Times New Roman" w:eastAsia="MS Mincho" w:hAnsi="Times New Roman" w:cs="Times New Roman"/>
      <w:sz w:val="24"/>
      <w:szCs w:val="24"/>
    </w:rPr>
  </w:style>
  <w:style w:type="paragraph" w:styleId="Header">
    <w:name w:val="header"/>
    <w:basedOn w:val="Normal"/>
    <w:link w:val="HeaderChar"/>
    <w:uiPriority w:val="99"/>
    <w:unhideWhenUsed/>
    <w:rsid w:val="00B03A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3A21"/>
  </w:style>
  <w:style w:type="paragraph" w:styleId="Footer">
    <w:name w:val="footer"/>
    <w:basedOn w:val="Normal"/>
    <w:link w:val="FooterChar"/>
    <w:uiPriority w:val="99"/>
    <w:unhideWhenUsed/>
    <w:rsid w:val="00B03A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3A21"/>
  </w:style>
  <w:style w:type="paragraph" w:styleId="BalloonText">
    <w:name w:val="Balloon Text"/>
    <w:basedOn w:val="Normal"/>
    <w:link w:val="BalloonTextChar"/>
    <w:uiPriority w:val="99"/>
    <w:semiHidden/>
    <w:unhideWhenUsed/>
    <w:rsid w:val="00C6609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66092"/>
    <w:rPr>
      <w:rFonts w:ascii="Segoe UI" w:hAnsi="Segoe UI" w:cs="Segoe UI"/>
      <w:sz w:val="18"/>
      <w:szCs w:val="18"/>
    </w:rPr>
  </w:style>
  <w:style w:type="character" w:customStyle="1" w:styleId="fontstyle01">
    <w:name w:val="fontstyle01"/>
    <w:basedOn w:val="DefaultParagraphFont"/>
    <w:rsid w:val="0075555B"/>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9B10AD"/>
    <w:rPr>
      <w:rFonts w:ascii="TimesNewRomanPS-BoldMT" w:hAnsi="TimesNewRomanPS-BoldMT" w:hint="default"/>
      <w:b/>
      <w:bCs/>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45956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image" Target="media/image7.tiff"/><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image" Target="media/image6.tiff"/><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tiff"/><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tiff"/><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830B60-3ECF-4C6B-8190-B169FEF180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6480</Words>
  <Characters>36936</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Rex</dc:creator>
  <cp:keywords/>
  <dc:description/>
  <cp:lastModifiedBy>John Rex</cp:lastModifiedBy>
  <cp:revision>2</cp:revision>
  <cp:lastPrinted>2022-06-27T02:40:00Z</cp:lastPrinted>
  <dcterms:created xsi:type="dcterms:W3CDTF">2022-07-06T08:00:00Z</dcterms:created>
  <dcterms:modified xsi:type="dcterms:W3CDTF">2022-07-06T08:00:00Z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http://www.zotero.org/styles/acs-applied-nano-materials</vt:lpwstr>
  </property>
  <property fmtid="{D5CDD505-2E9C-101B-9397-08002B2CF9AE}" pid="3" name="Mendeley Recent Style Name 0_1">
    <vt:lpwstr>ACS Applied Nano Materials</vt:lpwstr>
  </property>
  <property fmtid="{D5CDD505-2E9C-101B-9397-08002B2CF9AE}" pid="4" name="Mendeley Recent Style Id 1_1">
    <vt:lpwstr>http://www.zotero.org/styles/advanced-functional-materials</vt:lpwstr>
  </property>
  <property fmtid="{D5CDD505-2E9C-101B-9397-08002B2CF9AE}" pid="5" name="Mendeley Recent Style Name 1_1">
    <vt:lpwstr>Advanced Functional Materials</vt:lpwstr>
  </property>
  <property fmtid="{D5CDD505-2E9C-101B-9397-08002B2CF9AE}" pid="6" name="Mendeley Recent Style Id 2_1">
    <vt:lpwstr>http://www.zotero.org/styles/american-medical-association</vt:lpwstr>
  </property>
  <property fmtid="{D5CDD505-2E9C-101B-9397-08002B2CF9AE}" pid="7" name="Mendeley Recent Style Name 2_1">
    <vt:lpwstr>American Medical Association 11th edition</vt:lpwstr>
  </property>
  <property fmtid="{D5CDD505-2E9C-101B-9397-08002B2CF9AE}" pid="8" name="Mendeley Recent Style Id 3_1">
    <vt:lpwstr>http://www.zotero.org/styles/apa</vt:lpwstr>
  </property>
  <property fmtid="{D5CDD505-2E9C-101B-9397-08002B2CF9AE}" pid="9" name="Mendeley Recent Style Name 3_1">
    <vt:lpwstr>American Psychological Association 7th edition</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http://www.zotero.org/styles/modern-humanities-research-association</vt:lpwstr>
  </property>
  <property fmtid="{D5CDD505-2E9C-101B-9397-08002B2CF9AE}" pid="13" name="Mendeley Recent Style Name 5_1">
    <vt:lpwstr>Modern Humanities Research Association 3rd edition (note with bibliography)</vt:lpwstr>
  </property>
  <property fmtid="{D5CDD505-2E9C-101B-9397-08002B2CF9AE}" pid="14" name="Mendeley Recent Style Id 6_1">
    <vt:lpwstr>http://www.zotero.org/styles/modern-language-association</vt:lpwstr>
  </property>
  <property fmtid="{D5CDD505-2E9C-101B-9397-08002B2CF9AE}" pid="15" name="Mendeley Recent Style Name 6_1">
    <vt:lpwstr>Modern Language Association 8th edition</vt:lpwstr>
  </property>
  <property fmtid="{D5CDD505-2E9C-101B-9397-08002B2CF9AE}" pid="16" name="Mendeley Recent Style Id 7_1">
    <vt:lpwstr>http://www.zotero.org/styles/nature</vt:lpwstr>
  </property>
  <property fmtid="{D5CDD505-2E9C-101B-9397-08002B2CF9AE}" pid="17" name="Mendeley Recent Style Name 7_1">
    <vt:lpwstr>Nature</vt:lpwstr>
  </property>
  <property fmtid="{D5CDD505-2E9C-101B-9397-08002B2CF9AE}" pid="18" name="Mendeley Recent Style Id 8_1">
    <vt:lpwstr>http://www.zotero.org/styles/scientific-reports</vt:lpwstr>
  </property>
  <property fmtid="{D5CDD505-2E9C-101B-9397-08002B2CF9AE}" pid="19" name="Mendeley Recent Style Name 8_1">
    <vt:lpwstr>Scientific Reports</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Citation Style_1">
    <vt:lpwstr>http://www.zotero.org/styles/scientific-reports</vt:lpwstr>
  </property>
  <property fmtid="{D5CDD505-2E9C-101B-9397-08002B2CF9AE}" pid="23" name="Mendeley Document_1">
    <vt:lpwstr>True</vt:lpwstr>
  </property>
  <property fmtid="{D5CDD505-2E9C-101B-9397-08002B2CF9AE}" pid="24" name="Mendeley Unique User Id_1">
    <vt:lpwstr>ac44d517-7a9a-3c71-a92c-a3dcd392263e</vt:lpwstr>
  </property>
</Properties>
</file>